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2E043" w14:textId="0C3475CA" w:rsidR="002436EA" w:rsidRDefault="00F84D19">
      <w:pPr>
        <w:pStyle w:val="Heading1"/>
        <w:jc w:val="center"/>
        <w:rPr>
          <w:rFonts w:ascii="Times New Roman" w:hAnsi="Times New Roman" w:cs="Times New Roman"/>
          <w:sz w:val="28"/>
          <w:szCs w:val="28"/>
        </w:rPr>
      </w:pPr>
      <w:bookmarkStart w:id="0" w:name="OLE_LINK59"/>
      <w:bookmarkStart w:id="1" w:name="OLE_LINK60"/>
      <w:bookmarkStart w:id="2" w:name="OLE_LINK168"/>
      <w:r>
        <w:rPr>
          <w:rFonts w:ascii="Times New Roman" w:hAnsi="Times New Roman" w:cs="Times New Roman"/>
          <w:sz w:val="28"/>
          <w:szCs w:val="28"/>
          <w:lang w:val="en-US"/>
        </w:rPr>
        <w:t xml:space="preserve">Compilation of </w:t>
      </w:r>
      <w:r w:rsidR="00A40381">
        <w:rPr>
          <w:rFonts w:ascii="Times New Roman" w:hAnsi="Times New Roman" w:cs="Times New Roman"/>
          <w:sz w:val="28"/>
          <w:szCs w:val="28"/>
          <w:lang w:val="en-US"/>
        </w:rPr>
        <w:t xml:space="preserve">longitudinal </w:t>
      </w:r>
      <w:r>
        <w:rPr>
          <w:rFonts w:ascii="Times New Roman" w:hAnsi="Times New Roman" w:cs="Times New Roman"/>
          <w:sz w:val="28"/>
          <w:szCs w:val="28"/>
          <w:lang w:val="en-US"/>
        </w:rPr>
        <w:t>microbiota data</w:t>
      </w:r>
      <w:r w:rsidR="00010CAB">
        <w:rPr>
          <w:rFonts w:ascii="Times New Roman" w:hAnsi="Times New Roman" w:cs="Times New Roman"/>
          <w:sz w:val="28"/>
          <w:szCs w:val="28"/>
          <w:lang w:val="en-US"/>
        </w:rPr>
        <w:t xml:space="preserve"> </w:t>
      </w:r>
      <w:r w:rsidR="00010CAB">
        <w:rPr>
          <w:rFonts w:ascii="Times New Roman" w:hAnsi="Times New Roman" w:cs="Times New Roman" w:hint="eastAsia"/>
          <w:sz w:val="28"/>
          <w:szCs w:val="28"/>
          <w:lang w:val="en-US" w:eastAsia="zh-CN"/>
        </w:rPr>
        <w:t>and</w:t>
      </w:r>
      <w:r w:rsidR="00010CAB" w:rsidRPr="00010CAB">
        <w:rPr>
          <w:rFonts w:ascii="Times New Roman" w:hAnsi="Times New Roman" w:cs="Times New Roman"/>
          <w:sz w:val="28"/>
          <w:szCs w:val="28"/>
          <w:lang w:val="en-US"/>
        </w:rPr>
        <w:t xml:space="preserve"> </w:t>
      </w:r>
      <w:proofErr w:type="spellStart"/>
      <w:r w:rsidR="00010CAB">
        <w:rPr>
          <w:rFonts w:ascii="Times New Roman" w:hAnsi="Times New Roman" w:cs="Times New Roman"/>
          <w:sz w:val="28"/>
          <w:szCs w:val="28"/>
          <w:lang w:val="en-US"/>
        </w:rPr>
        <w:t>hospitalome</w:t>
      </w:r>
      <w:proofErr w:type="spellEnd"/>
      <w:r>
        <w:rPr>
          <w:rFonts w:ascii="Times New Roman" w:hAnsi="Times New Roman" w:cs="Times New Roman"/>
          <w:sz w:val="28"/>
          <w:szCs w:val="28"/>
          <w:lang w:val="en-US"/>
        </w:rPr>
        <w:t xml:space="preserve"> from</w:t>
      </w:r>
      <w:r w:rsidR="00F65834">
        <w:rPr>
          <w:rFonts w:ascii="Times New Roman" w:hAnsi="Times New Roman" w:cs="Times New Roman"/>
          <w:sz w:val="28"/>
          <w:szCs w:val="28"/>
          <w:lang w:val="en-US"/>
        </w:rPr>
        <w:t xml:space="preserve"> </w:t>
      </w:r>
      <w:r>
        <w:rPr>
          <w:rFonts w:ascii="Times New Roman" w:hAnsi="Times New Roman" w:cs="Times New Roman"/>
          <w:sz w:val="28"/>
          <w:szCs w:val="28"/>
          <w:lang w:val="en-US"/>
        </w:rPr>
        <w:t>hematopoietic cell transplantation</w:t>
      </w:r>
      <w:r w:rsidR="00F65834">
        <w:rPr>
          <w:rFonts w:ascii="Times New Roman" w:hAnsi="Times New Roman" w:cs="Times New Roman"/>
          <w:sz w:val="28"/>
          <w:szCs w:val="28"/>
          <w:lang w:val="en-US"/>
        </w:rPr>
        <w:t xml:space="preserve"> </w:t>
      </w:r>
      <w:r w:rsidR="00F65834">
        <w:rPr>
          <w:rFonts w:ascii="Times New Roman" w:hAnsi="Times New Roman" w:cs="Times New Roman" w:hint="eastAsia"/>
          <w:sz w:val="28"/>
          <w:szCs w:val="28"/>
          <w:lang w:val="en-US" w:eastAsia="zh-CN"/>
        </w:rPr>
        <w:t>patients</w:t>
      </w:r>
    </w:p>
    <w:bookmarkEnd w:id="0"/>
    <w:bookmarkEnd w:id="1"/>
    <w:bookmarkEnd w:id="2"/>
    <w:p w14:paraId="245265C0" w14:textId="5449F634" w:rsidR="002436EA" w:rsidRDefault="00F84D19">
      <w:pPr>
        <w:jc w:val="both"/>
        <w:rPr>
          <w:sz w:val="22"/>
          <w:szCs w:val="22"/>
        </w:rPr>
      </w:pPr>
      <w:r>
        <w:rPr>
          <w:sz w:val="22"/>
          <w:szCs w:val="22"/>
        </w:rPr>
        <w:t>Chen Liao</w:t>
      </w:r>
      <w:r>
        <w:rPr>
          <w:sz w:val="22"/>
          <w:szCs w:val="22"/>
          <w:vertAlign w:val="superscript"/>
        </w:rPr>
        <w:t>1</w:t>
      </w:r>
      <w:r>
        <w:rPr>
          <w:sz w:val="22"/>
          <w:szCs w:val="22"/>
        </w:rPr>
        <w:t>, Bradford P. Taylor</w:t>
      </w:r>
      <w:r>
        <w:rPr>
          <w:sz w:val="22"/>
          <w:szCs w:val="22"/>
          <w:vertAlign w:val="superscript"/>
        </w:rPr>
        <w:t>1</w:t>
      </w:r>
      <w:r>
        <w:rPr>
          <w:sz w:val="22"/>
          <w:szCs w:val="22"/>
        </w:rPr>
        <w:t>, Camilla Ceccarani</w:t>
      </w:r>
      <w:r>
        <w:rPr>
          <w:sz w:val="22"/>
          <w:szCs w:val="22"/>
          <w:vertAlign w:val="superscript"/>
        </w:rPr>
        <w:t>1,2</w:t>
      </w:r>
      <w:r>
        <w:rPr>
          <w:sz w:val="22"/>
          <w:szCs w:val="22"/>
        </w:rPr>
        <w:t>, Emily Fontana</w:t>
      </w:r>
      <w:r w:rsidR="00C83711">
        <w:rPr>
          <w:sz w:val="22"/>
          <w:szCs w:val="22"/>
          <w:vertAlign w:val="superscript"/>
        </w:rPr>
        <w:t>3</w:t>
      </w:r>
      <w:r>
        <w:rPr>
          <w:sz w:val="22"/>
          <w:szCs w:val="22"/>
        </w:rPr>
        <w:t>, Luigi A. Amoretti</w:t>
      </w:r>
      <w:r w:rsidR="00C83711">
        <w:rPr>
          <w:sz w:val="22"/>
          <w:szCs w:val="22"/>
          <w:vertAlign w:val="superscript"/>
        </w:rPr>
        <w:t>3</w:t>
      </w:r>
      <w:r>
        <w:rPr>
          <w:sz w:val="22"/>
          <w:szCs w:val="22"/>
        </w:rPr>
        <w:t>, Roberta J. Wright</w:t>
      </w:r>
      <w:r w:rsidR="00C83711">
        <w:rPr>
          <w:sz w:val="22"/>
          <w:szCs w:val="22"/>
          <w:vertAlign w:val="superscript"/>
        </w:rPr>
        <w:t>3</w:t>
      </w:r>
      <w:r>
        <w:rPr>
          <w:sz w:val="22"/>
          <w:szCs w:val="22"/>
        </w:rPr>
        <w:t>, Antonio L</w:t>
      </w:r>
      <w:r w:rsidR="00AC7990">
        <w:rPr>
          <w:sz w:val="22"/>
          <w:szCs w:val="22"/>
        </w:rPr>
        <w:t>.</w:t>
      </w:r>
      <w:r>
        <w:rPr>
          <w:sz w:val="22"/>
          <w:szCs w:val="22"/>
        </w:rPr>
        <w:t>C</w:t>
      </w:r>
      <w:r w:rsidR="00AC7990">
        <w:rPr>
          <w:sz w:val="22"/>
          <w:szCs w:val="22"/>
        </w:rPr>
        <w:t>.</w:t>
      </w:r>
      <w:r>
        <w:rPr>
          <w:sz w:val="22"/>
          <w:szCs w:val="22"/>
        </w:rPr>
        <w:t xml:space="preserve"> Gomes</w:t>
      </w:r>
      <w:r w:rsidR="00C83711">
        <w:rPr>
          <w:sz w:val="22"/>
          <w:szCs w:val="22"/>
          <w:vertAlign w:val="superscript"/>
        </w:rPr>
        <w:t>4</w:t>
      </w:r>
      <w:r>
        <w:rPr>
          <w:sz w:val="22"/>
          <w:szCs w:val="22"/>
        </w:rPr>
        <w:t>, Jonathan U. Peled</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proofErr w:type="gramStart"/>
      <w:r>
        <w:rPr>
          <w:sz w:val="22"/>
          <w:szCs w:val="22"/>
        </w:rPr>
        <w:t>Miguel-Angel</w:t>
      </w:r>
      <w:proofErr w:type="gramEnd"/>
      <w:r>
        <w:rPr>
          <w:sz w:val="22"/>
          <w:szCs w:val="22"/>
        </w:rPr>
        <w:t xml:space="preserve"> Perales</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Marcel R.M. van den Brink</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r w:rsidR="004B7520">
        <w:rPr>
          <w:sz w:val="22"/>
          <w:szCs w:val="22"/>
        </w:rPr>
        <w:t>Eric Littman</w:t>
      </w:r>
      <w:r w:rsidR="00C83711">
        <w:rPr>
          <w:sz w:val="22"/>
          <w:szCs w:val="22"/>
          <w:vertAlign w:val="superscript"/>
        </w:rPr>
        <w:t>7</w:t>
      </w:r>
      <w:r w:rsidR="004B7520">
        <w:rPr>
          <w:sz w:val="22"/>
          <w:szCs w:val="22"/>
        </w:rPr>
        <w:t xml:space="preserve">, </w:t>
      </w:r>
      <w:r>
        <w:rPr>
          <w:sz w:val="22"/>
          <w:szCs w:val="22"/>
        </w:rPr>
        <w:t>Eric G. Pamer</w:t>
      </w:r>
      <w:r w:rsidR="00C83711">
        <w:rPr>
          <w:sz w:val="22"/>
          <w:szCs w:val="22"/>
          <w:vertAlign w:val="superscript"/>
        </w:rPr>
        <w:t>7</w:t>
      </w:r>
      <w:r>
        <w:rPr>
          <w:sz w:val="22"/>
          <w:szCs w:val="22"/>
        </w:rPr>
        <w:t xml:space="preserve">, </w:t>
      </w:r>
      <w:r w:rsidR="00C83711">
        <w:rPr>
          <w:sz w:val="22"/>
          <w:szCs w:val="22"/>
        </w:rPr>
        <w:t>Jonas Schluter</w:t>
      </w:r>
      <w:r w:rsidR="00C83711">
        <w:rPr>
          <w:sz w:val="22"/>
          <w:szCs w:val="22"/>
          <w:vertAlign w:val="superscript"/>
        </w:rPr>
        <w:t>1*</w:t>
      </w:r>
      <w:r w:rsidR="00C83711">
        <w:rPr>
          <w:sz w:val="22"/>
          <w:szCs w:val="22"/>
        </w:rPr>
        <w:t xml:space="preserve"> and </w:t>
      </w:r>
      <w:r>
        <w:rPr>
          <w:sz w:val="22"/>
          <w:szCs w:val="22"/>
        </w:rPr>
        <w:t>Joao B. Xavier</w:t>
      </w:r>
      <w:r>
        <w:rPr>
          <w:sz w:val="22"/>
          <w:szCs w:val="22"/>
          <w:vertAlign w:val="superscript"/>
        </w:rPr>
        <w:t>1</w:t>
      </w:r>
      <w:r w:rsidR="00C83711">
        <w:rPr>
          <w:sz w:val="22"/>
          <w:szCs w:val="22"/>
          <w:vertAlign w:val="superscript"/>
        </w:rPr>
        <w:t>*</w:t>
      </w:r>
    </w:p>
    <w:p w14:paraId="08163086" w14:textId="77777777" w:rsidR="002436EA" w:rsidRDefault="002436EA">
      <w:pPr>
        <w:pStyle w:val="Normal1"/>
        <w:spacing w:line="240" w:lineRule="auto"/>
        <w:jc w:val="both"/>
        <w:rPr>
          <w:rFonts w:ascii="Times New Roman" w:eastAsia="Times New Roman" w:hAnsi="Times New Roman" w:cs="Times New Roman"/>
          <w:vertAlign w:val="superscript"/>
          <w:lang w:val="en-US"/>
        </w:rPr>
      </w:pPr>
    </w:p>
    <w:p w14:paraId="565039E1" w14:textId="77777777" w:rsidR="002436EA" w:rsidRDefault="00F84D19">
      <w:pPr>
        <w:pStyle w:val="Normal1"/>
        <w:spacing w:line="240" w:lineRule="auto"/>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1</w:t>
      </w:r>
      <w:r>
        <w:rPr>
          <w:rFonts w:ascii="Times New Roman" w:eastAsia="Times New Roman" w:hAnsi="Times New Roman" w:cs="Times New Roman"/>
          <w:lang w:val="en-US"/>
        </w:rPr>
        <w:t>Program for Computational and Systems Biology, Memorial Sloan-Kettering Cancer Center, New York, NY, USA</w:t>
      </w:r>
    </w:p>
    <w:p w14:paraId="5EC9453A" w14:textId="77777777" w:rsidR="002436EA" w:rsidRDefault="00F84D19">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2</w:t>
      </w:r>
      <w:r>
        <w:rPr>
          <w:rFonts w:ascii="Times New Roman" w:eastAsia="Times New Roman" w:hAnsi="Times New Roman" w:cs="Times New Roman"/>
          <w:lang w:val="en-US"/>
        </w:rPr>
        <w:t xml:space="preserve">Department of Health Sciences, </w:t>
      </w:r>
      <w:proofErr w:type="spellStart"/>
      <w:r>
        <w:rPr>
          <w:rFonts w:ascii="Times New Roman" w:eastAsia="Times New Roman" w:hAnsi="Times New Roman" w:cs="Times New Roman"/>
          <w:lang w:val="en-US"/>
        </w:rPr>
        <w:t>Università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degli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Studi</w:t>
      </w:r>
      <w:proofErr w:type="spellEnd"/>
      <w:r>
        <w:rPr>
          <w:rFonts w:ascii="Times New Roman" w:eastAsia="Times New Roman" w:hAnsi="Times New Roman" w:cs="Times New Roman"/>
          <w:lang w:val="en-US"/>
        </w:rPr>
        <w:t xml:space="preserve"> di Milano, Milan, Italy</w:t>
      </w:r>
    </w:p>
    <w:p w14:paraId="2670C90C" w14:textId="4DF52E9F"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3</w:t>
      </w:r>
      <w:r w:rsidR="00F84D19">
        <w:rPr>
          <w:rFonts w:ascii="Times New Roman" w:eastAsia="Times New Roman" w:hAnsi="Times New Roman" w:cs="Times New Roman"/>
          <w:lang w:val="en-US"/>
        </w:rPr>
        <w:t>Infectious Disease Service, Department of Medicine, and Immunology Program, Sloan Kettering Institute, New York, NY, USA</w:t>
      </w:r>
    </w:p>
    <w:p w14:paraId="4FDD98D7" w14:textId="7481D245"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4</w:t>
      </w:r>
      <w:r w:rsidR="00F84D19">
        <w:rPr>
          <w:rFonts w:ascii="Times New Roman" w:eastAsia="Times New Roman" w:hAnsi="Times New Roman" w:cs="Times New Roman"/>
          <w:lang w:val="en-US"/>
        </w:rPr>
        <w:t>Department of Immunology, Memorial Sloan-Kettering Cancer Center, New York, NY, USA</w:t>
      </w:r>
    </w:p>
    <w:p w14:paraId="033D54E3" w14:textId="65F88DE7" w:rsidR="002436EA" w:rsidRDefault="00C83711">
      <w:pPr>
        <w:pStyle w:val="Normal1"/>
        <w:jc w:val="both"/>
        <w:rPr>
          <w:rFonts w:ascii="Times New Roman" w:eastAsia="Times New Roman" w:hAnsi="Times New Roman" w:cs="Times New Roman"/>
          <w:lang w:val="en-US" w:eastAsia="zh-CN"/>
        </w:rPr>
      </w:pPr>
      <w:r>
        <w:rPr>
          <w:rFonts w:ascii="Times New Roman" w:eastAsia="Times New Roman" w:hAnsi="Times New Roman" w:cs="Times New Roman"/>
          <w:vertAlign w:val="superscript"/>
          <w:lang w:val="en-US"/>
        </w:rPr>
        <w:t>5</w:t>
      </w:r>
      <w:r w:rsidR="00F84D19">
        <w:rPr>
          <w:rFonts w:ascii="Times New Roman" w:eastAsia="Times New Roman" w:hAnsi="Times New Roman" w:cs="Times New Roman"/>
          <w:lang w:val="en-US"/>
        </w:rPr>
        <w:t>Adult Bone Marrow Transplantation Service, Department of Medicine, Memorial Sloan Kettering Cancer Center, New York, NY, USA</w:t>
      </w:r>
    </w:p>
    <w:p w14:paraId="62EE47B4" w14:textId="4D0694FB"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6</w:t>
      </w:r>
      <w:r w:rsidR="00F84D19">
        <w:rPr>
          <w:rFonts w:ascii="Times New Roman" w:eastAsia="Times New Roman" w:hAnsi="Times New Roman" w:cs="Times New Roman"/>
          <w:lang w:val="en-US"/>
        </w:rPr>
        <w:t>Weill Cornell Medical College, New York, NY, USA</w:t>
      </w:r>
    </w:p>
    <w:p w14:paraId="6A41A9EB" w14:textId="3C0DC042"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7</w:t>
      </w:r>
      <w:r w:rsidR="00F84D19">
        <w:rPr>
          <w:rFonts w:ascii="Times New Roman" w:eastAsia="Times New Roman" w:hAnsi="Times New Roman" w:cs="Times New Roman"/>
          <w:lang w:val="en-US"/>
        </w:rPr>
        <w:t>Duchossois Family Institute, University of Chicago, Chicago, IL, USA</w:t>
      </w:r>
    </w:p>
    <w:p w14:paraId="742091EE" w14:textId="2C42C836" w:rsidR="002436EA" w:rsidRDefault="0055139A">
      <w:pPr>
        <w:pStyle w:val="Normal1"/>
        <w:jc w:val="both"/>
        <w:rPr>
          <w:rFonts w:ascii="Times New Roman" w:eastAsia="Times New Roman" w:hAnsi="Times New Roman" w:cs="Times New Roman"/>
          <w:lang w:val="en-US" w:eastAsia="zh-CN"/>
        </w:rPr>
      </w:pPr>
      <w:r w:rsidRPr="0055139A">
        <w:rPr>
          <w:rFonts w:ascii="Times New Roman" w:eastAsia="Times New Roman" w:hAnsi="Times New Roman" w:cs="Times New Roman"/>
          <w:lang w:val="en-US" w:eastAsia="zh-CN"/>
        </w:rPr>
        <w:t>Correspondence: jonas.schluter@gmail.com, xavierj@mskcc.org</w:t>
      </w:r>
    </w:p>
    <w:p w14:paraId="208B5771" w14:textId="77777777" w:rsidR="002436EA" w:rsidRDefault="002436EA">
      <w:pPr>
        <w:jc w:val="both"/>
        <w:rPr>
          <w:sz w:val="22"/>
          <w:szCs w:val="22"/>
        </w:rPr>
      </w:pPr>
    </w:p>
    <w:p w14:paraId="1CA646D2" w14:textId="77777777" w:rsidR="002436EA" w:rsidRPr="007048D8" w:rsidRDefault="00F84D19">
      <w:pPr>
        <w:jc w:val="both"/>
        <w:rPr>
          <w:sz w:val="24"/>
        </w:rPr>
      </w:pPr>
      <w:r w:rsidRPr="007048D8">
        <w:rPr>
          <w:b/>
          <w:bCs/>
          <w:sz w:val="24"/>
        </w:rPr>
        <w:t>Abstract</w:t>
      </w:r>
    </w:p>
    <w:p w14:paraId="5688B5F2" w14:textId="73615244" w:rsidR="00E679F3" w:rsidRDefault="00F84D19">
      <w:pPr>
        <w:jc w:val="both"/>
        <w:rPr>
          <w:sz w:val="22"/>
          <w:szCs w:val="22"/>
        </w:rPr>
      </w:pPr>
      <w:bookmarkStart w:id="3" w:name="OLE_LINK91"/>
      <w:bookmarkStart w:id="4" w:name="OLE_LINK92"/>
      <w:r>
        <w:rPr>
          <w:sz w:val="22"/>
          <w:szCs w:val="22"/>
        </w:rPr>
        <w:t xml:space="preserve">The </w:t>
      </w:r>
      <w:r w:rsidR="00E9708C">
        <w:rPr>
          <w:sz w:val="22"/>
          <w:szCs w:val="22"/>
        </w:rPr>
        <w:t>impact of the</w:t>
      </w:r>
      <w:r w:rsidR="009B57B2">
        <w:rPr>
          <w:sz w:val="22"/>
          <w:szCs w:val="22"/>
        </w:rPr>
        <w:t xml:space="preserve"> </w:t>
      </w:r>
      <w:r>
        <w:rPr>
          <w:sz w:val="22"/>
          <w:szCs w:val="22"/>
        </w:rPr>
        <w:t>gut microbiota</w:t>
      </w:r>
      <w:r w:rsidR="002434BD">
        <w:rPr>
          <w:sz w:val="22"/>
          <w:szCs w:val="22"/>
        </w:rPr>
        <w:t xml:space="preserve"> </w:t>
      </w:r>
      <w:r w:rsidR="009B57B2">
        <w:rPr>
          <w:sz w:val="22"/>
          <w:szCs w:val="22"/>
        </w:rPr>
        <w:t>in</w:t>
      </w:r>
      <w:r w:rsidR="002434BD">
        <w:rPr>
          <w:sz w:val="22"/>
          <w:szCs w:val="22"/>
        </w:rPr>
        <w:t xml:space="preserve"> </w:t>
      </w:r>
      <w:r>
        <w:rPr>
          <w:sz w:val="22"/>
          <w:szCs w:val="22"/>
        </w:rPr>
        <w:t>human health</w:t>
      </w:r>
      <w:r w:rsidR="009B57B2">
        <w:rPr>
          <w:sz w:val="22"/>
          <w:szCs w:val="22"/>
        </w:rPr>
        <w:t xml:space="preserve"> is affected by</w:t>
      </w:r>
      <w:r>
        <w:rPr>
          <w:sz w:val="22"/>
          <w:szCs w:val="22"/>
        </w:rPr>
        <w:t xml:space="preserve"> </w:t>
      </w:r>
      <w:r w:rsidR="009B57B2">
        <w:rPr>
          <w:sz w:val="22"/>
          <w:szCs w:val="22"/>
        </w:rPr>
        <w:t>s</w:t>
      </w:r>
      <w:r w:rsidR="006A456B">
        <w:rPr>
          <w:sz w:val="22"/>
          <w:szCs w:val="22"/>
        </w:rPr>
        <w:t>everal</w:t>
      </w:r>
      <w:r w:rsidR="00A40381">
        <w:rPr>
          <w:sz w:val="22"/>
          <w:szCs w:val="22"/>
        </w:rPr>
        <w:t xml:space="preserve"> factors </w:t>
      </w:r>
      <w:r w:rsidR="009B57B2">
        <w:rPr>
          <w:sz w:val="22"/>
          <w:szCs w:val="22"/>
        </w:rPr>
        <w:t xml:space="preserve">including </w:t>
      </w:r>
      <w:r w:rsidR="00E9708C">
        <w:rPr>
          <w:sz w:val="22"/>
          <w:szCs w:val="22"/>
        </w:rPr>
        <w:t>its</w:t>
      </w:r>
      <w:r w:rsidR="00A40381">
        <w:rPr>
          <w:sz w:val="22"/>
          <w:szCs w:val="22"/>
        </w:rPr>
        <w:t xml:space="preserve"> composition</w:t>
      </w:r>
      <w:r>
        <w:rPr>
          <w:sz w:val="22"/>
          <w:szCs w:val="22"/>
        </w:rPr>
        <w:t>, drug</w:t>
      </w:r>
      <w:r w:rsidR="009B57B2">
        <w:rPr>
          <w:sz w:val="22"/>
          <w:szCs w:val="22"/>
        </w:rPr>
        <w:t xml:space="preserve"> administration</w:t>
      </w:r>
      <w:r w:rsidR="00E9708C">
        <w:rPr>
          <w:sz w:val="22"/>
          <w:szCs w:val="22"/>
        </w:rPr>
        <w:t>s</w:t>
      </w:r>
      <w:r w:rsidR="002C1900">
        <w:rPr>
          <w:sz w:val="22"/>
          <w:szCs w:val="22"/>
        </w:rPr>
        <w:t>,</w:t>
      </w:r>
      <w:r w:rsidR="009B57B2">
        <w:rPr>
          <w:sz w:val="22"/>
          <w:szCs w:val="22"/>
        </w:rPr>
        <w:t xml:space="preserve"> </w:t>
      </w:r>
      <w:r>
        <w:rPr>
          <w:sz w:val="22"/>
          <w:szCs w:val="22"/>
        </w:rPr>
        <w:t>therapeutic intervention</w:t>
      </w:r>
      <w:r w:rsidR="00E9708C">
        <w:rPr>
          <w:sz w:val="22"/>
          <w:szCs w:val="22"/>
        </w:rPr>
        <w:t>s</w:t>
      </w:r>
      <w:r w:rsidR="002C1900">
        <w:rPr>
          <w:sz w:val="22"/>
          <w:szCs w:val="22"/>
        </w:rPr>
        <w:t xml:space="preserve"> </w:t>
      </w:r>
      <w:r w:rsidR="009B57B2">
        <w:rPr>
          <w:sz w:val="22"/>
          <w:szCs w:val="22"/>
        </w:rPr>
        <w:t>and</w:t>
      </w:r>
      <w:r w:rsidR="002C1900">
        <w:rPr>
          <w:sz w:val="22"/>
          <w:szCs w:val="22"/>
        </w:rPr>
        <w:t xml:space="preserve"> </w:t>
      </w:r>
      <w:r w:rsidR="00E9708C">
        <w:rPr>
          <w:sz w:val="22"/>
          <w:szCs w:val="22"/>
        </w:rPr>
        <w:t xml:space="preserve">underlying </w:t>
      </w:r>
      <w:r w:rsidR="002C1900">
        <w:rPr>
          <w:sz w:val="22"/>
          <w:szCs w:val="22"/>
        </w:rPr>
        <w:t>disease</w:t>
      </w:r>
      <w:r w:rsidR="00E9708C">
        <w:rPr>
          <w:sz w:val="22"/>
          <w:szCs w:val="22"/>
        </w:rPr>
        <w:t>s</w:t>
      </w:r>
      <w:r w:rsidR="00A40381">
        <w:rPr>
          <w:sz w:val="22"/>
          <w:szCs w:val="22"/>
        </w:rPr>
        <w:t>.</w:t>
      </w:r>
      <w:r>
        <w:rPr>
          <w:sz w:val="22"/>
          <w:szCs w:val="22"/>
        </w:rPr>
        <w:t xml:space="preserve"> </w:t>
      </w:r>
      <w:r w:rsidR="00F83F39">
        <w:rPr>
          <w:sz w:val="22"/>
          <w:szCs w:val="22"/>
        </w:rPr>
        <w:t>Unfortunately</w:t>
      </w:r>
      <w:r w:rsidR="009B57B2">
        <w:rPr>
          <w:sz w:val="22"/>
          <w:szCs w:val="22"/>
        </w:rPr>
        <w:t xml:space="preserve">, </w:t>
      </w:r>
      <w:r w:rsidR="00F83F39">
        <w:rPr>
          <w:sz w:val="22"/>
          <w:szCs w:val="22"/>
        </w:rPr>
        <w:t>many</w:t>
      </w:r>
      <w:r w:rsidR="009B57B2">
        <w:rPr>
          <w:sz w:val="22"/>
          <w:szCs w:val="22"/>
        </w:rPr>
        <w:t xml:space="preserve"> </w:t>
      </w:r>
      <w:r w:rsidR="00E9708C">
        <w:rPr>
          <w:sz w:val="22"/>
          <w:szCs w:val="22"/>
        </w:rPr>
        <w:t xml:space="preserve">human </w:t>
      </w:r>
      <w:r w:rsidR="009B57B2">
        <w:rPr>
          <w:sz w:val="22"/>
          <w:szCs w:val="22"/>
        </w:rPr>
        <w:t>m</w:t>
      </w:r>
      <w:r>
        <w:rPr>
          <w:sz w:val="22"/>
          <w:szCs w:val="22"/>
        </w:rPr>
        <w:t>icrobi</w:t>
      </w:r>
      <w:r w:rsidR="003B59BC">
        <w:rPr>
          <w:sz w:val="22"/>
          <w:szCs w:val="22"/>
        </w:rPr>
        <w:t>o</w:t>
      </w:r>
      <w:r w:rsidR="00E9708C">
        <w:rPr>
          <w:sz w:val="22"/>
          <w:szCs w:val="22"/>
        </w:rPr>
        <w:t>ta</w:t>
      </w:r>
      <w:r>
        <w:rPr>
          <w:sz w:val="22"/>
          <w:szCs w:val="22"/>
        </w:rPr>
        <w:t xml:space="preserve"> data</w:t>
      </w:r>
      <w:r w:rsidR="00F83F39">
        <w:rPr>
          <w:sz w:val="22"/>
          <w:szCs w:val="22"/>
        </w:rPr>
        <w:t>set</w:t>
      </w:r>
      <w:r w:rsidR="00E9708C">
        <w:rPr>
          <w:sz w:val="22"/>
          <w:szCs w:val="22"/>
        </w:rPr>
        <w:t>s</w:t>
      </w:r>
      <w:r>
        <w:rPr>
          <w:sz w:val="22"/>
          <w:szCs w:val="22"/>
        </w:rPr>
        <w:t xml:space="preserve"> </w:t>
      </w:r>
      <w:r w:rsidR="00F83F39">
        <w:rPr>
          <w:sz w:val="22"/>
          <w:szCs w:val="22"/>
        </w:rPr>
        <w:t xml:space="preserve">available publicly </w:t>
      </w:r>
      <w:r w:rsidR="00E9708C">
        <w:rPr>
          <w:sz w:val="22"/>
          <w:szCs w:val="22"/>
        </w:rPr>
        <w:t>were collected to study the impact of</w:t>
      </w:r>
      <w:r w:rsidR="00EC64C4">
        <w:rPr>
          <w:sz w:val="22"/>
          <w:szCs w:val="22"/>
        </w:rPr>
        <w:t xml:space="preserve"> single variables</w:t>
      </w:r>
      <w:r w:rsidR="00F83F39">
        <w:rPr>
          <w:sz w:val="22"/>
          <w:szCs w:val="22"/>
        </w:rPr>
        <w:t>,</w:t>
      </w:r>
      <w:r w:rsidR="00AE5925">
        <w:rPr>
          <w:sz w:val="22"/>
          <w:szCs w:val="22"/>
        </w:rPr>
        <w:t xml:space="preserve"> </w:t>
      </w:r>
      <w:r w:rsidR="00F83F39">
        <w:rPr>
          <w:sz w:val="22"/>
          <w:szCs w:val="22"/>
        </w:rPr>
        <w:t xml:space="preserve">and </w:t>
      </w:r>
      <w:r w:rsidR="00AE5925">
        <w:rPr>
          <w:sz w:val="22"/>
          <w:szCs w:val="22"/>
        </w:rPr>
        <w:t xml:space="preserve">typically </w:t>
      </w:r>
      <w:r w:rsidR="00E9708C">
        <w:rPr>
          <w:sz w:val="22"/>
          <w:szCs w:val="22"/>
        </w:rPr>
        <w:t>consist of</w:t>
      </w:r>
      <w:r>
        <w:rPr>
          <w:sz w:val="22"/>
          <w:szCs w:val="22"/>
        </w:rPr>
        <w:t xml:space="preserve"> outpatients</w:t>
      </w:r>
      <w:r w:rsidR="00AE5925">
        <w:rPr>
          <w:sz w:val="22"/>
          <w:szCs w:val="22"/>
        </w:rPr>
        <w:t xml:space="preserve"> in</w:t>
      </w:r>
      <w:r>
        <w:rPr>
          <w:sz w:val="22"/>
          <w:szCs w:val="22"/>
        </w:rPr>
        <w:t xml:space="preserve"> cross-sectional</w:t>
      </w:r>
      <w:r w:rsidR="00AE5925">
        <w:rPr>
          <w:sz w:val="22"/>
          <w:szCs w:val="22"/>
        </w:rPr>
        <w:t xml:space="preserve"> studies</w:t>
      </w:r>
      <w:r w:rsidR="00E9708C">
        <w:rPr>
          <w:sz w:val="22"/>
          <w:szCs w:val="22"/>
        </w:rPr>
        <w:t>,</w:t>
      </w:r>
      <w:r w:rsidR="00AE5925">
        <w:rPr>
          <w:sz w:val="22"/>
          <w:szCs w:val="22"/>
        </w:rPr>
        <w:t xml:space="preserve"> </w:t>
      </w:r>
      <w:r>
        <w:rPr>
          <w:sz w:val="22"/>
          <w:szCs w:val="22"/>
        </w:rPr>
        <w:t>have small sample numbers and/or lack metadata to account for confounders</w:t>
      </w:r>
      <w:r w:rsidR="00F83F39">
        <w:rPr>
          <w:sz w:val="22"/>
          <w:szCs w:val="22"/>
        </w:rPr>
        <w:t>.</w:t>
      </w:r>
      <w:r>
        <w:rPr>
          <w:sz w:val="22"/>
          <w:szCs w:val="22"/>
        </w:rPr>
        <w:t xml:space="preserve"> </w:t>
      </w:r>
      <w:r w:rsidR="00F83F39">
        <w:rPr>
          <w:sz w:val="22"/>
          <w:szCs w:val="22"/>
        </w:rPr>
        <w:t xml:space="preserve">These limitations </w:t>
      </w:r>
      <w:r w:rsidR="00E9708C">
        <w:rPr>
          <w:sz w:val="22"/>
          <w:szCs w:val="22"/>
        </w:rPr>
        <w:t xml:space="preserve">can </w:t>
      </w:r>
      <w:r w:rsidR="00F83F39">
        <w:rPr>
          <w:sz w:val="22"/>
          <w:szCs w:val="22"/>
        </w:rPr>
        <w:t>complicate reus</w:t>
      </w:r>
      <w:r w:rsidR="00E9708C">
        <w:rPr>
          <w:sz w:val="22"/>
          <w:szCs w:val="22"/>
        </w:rPr>
        <w:t>ing</w:t>
      </w:r>
      <w:r w:rsidR="00F83F39">
        <w:rPr>
          <w:sz w:val="22"/>
          <w:szCs w:val="22"/>
        </w:rPr>
        <w:t xml:space="preserve"> the data for questions</w:t>
      </w:r>
      <w:r w:rsidR="00E9708C">
        <w:rPr>
          <w:sz w:val="22"/>
          <w:szCs w:val="22"/>
        </w:rPr>
        <w:t xml:space="preserve"> outside their original focus</w:t>
      </w:r>
      <w:r>
        <w:rPr>
          <w:sz w:val="22"/>
          <w:szCs w:val="22"/>
        </w:rPr>
        <w:t>. Here</w:t>
      </w:r>
      <w:r w:rsidR="00DC4E16">
        <w:rPr>
          <w:sz w:val="22"/>
          <w:szCs w:val="22"/>
        </w:rPr>
        <w:t>,</w:t>
      </w:r>
      <w:r>
        <w:rPr>
          <w:sz w:val="22"/>
          <w:szCs w:val="22"/>
        </w:rPr>
        <w:t xml:space="preserve"> we provide </w:t>
      </w:r>
      <w:r w:rsidR="00CA0ECB">
        <w:rPr>
          <w:sz w:val="22"/>
          <w:szCs w:val="22"/>
        </w:rPr>
        <w:t>comprehensiv</w:t>
      </w:r>
      <w:r w:rsidR="00C23D2A">
        <w:rPr>
          <w:sz w:val="22"/>
          <w:szCs w:val="22"/>
        </w:rPr>
        <w:t>e</w:t>
      </w:r>
      <w:r w:rsidR="002434BD">
        <w:rPr>
          <w:sz w:val="22"/>
          <w:szCs w:val="22"/>
        </w:rPr>
        <w:t xml:space="preserve"> </w:t>
      </w:r>
      <w:r>
        <w:rPr>
          <w:sz w:val="22"/>
          <w:szCs w:val="22"/>
        </w:rPr>
        <w:t xml:space="preserve">longitudinal </w:t>
      </w:r>
      <w:r w:rsidR="00DC4E16">
        <w:rPr>
          <w:sz w:val="22"/>
          <w:szCs w:val="22"/>
        </w:rPr>
        <w:t xml:space="preserve">patient </w:t>
      </w:r>
      <w:r>
        <w:rPr>
          <w:sz w:val="22"/>
          <w:szCs w:val="22"/>
        </w:rPr>
        <w:t>data</w:t>
      </w:r>
      <w:r w:rsidR="00F83F39">
        <w:rPr>
          <w:sz w:val="22"/>
          <w:szCs w:val="22"/>
        </w:rPr>
        <w:t>set</w:t>
      </w:r>
      <w:r>
        <w:rPr>
          <w:sz w:val="22"/>
          <w:szCs w:val="22"/>
        </w:rPr>
        <w:t xml:space="preserve"> that overcome</w:t>
      </w:r>
      <w:r w:rsidR="00F83F39">
        <w:rPr>
          <w:sz w:val="22"/>
          <w:szCs w:val="22"/>
        </w:rPr>
        <w:t>s</w:t>
      </w:r>
      <w:r>
        <w:rPr>
          <w:sz w:val="22"/>
          <w:szCs w:val="22"/>
        </w:rPr>
        <w:t xml:space="preserve"> those limitations: a collection of fecal microbiota</w:t>
      </w:r>
      <w:r w:rsidR="002434BD">
        <w:rPr>
          <w:sz w:val="22"/>
          <w:szCs w:val="22"/>
        </w:rPr>
        <w:t xml:space="preserve"> compositions</w:t>
      </w:r>
      <w:r w:rsidR="001D7883">
        <w:rPr>
          <w:sz w:val="22"/>
          <w:szCs w:val="22"/>
        </w:rPr>
        <w:t xml:space="preserve"> </w:t>
      </w:r>
      <w:r w:rsidR="00CA0ECB">
        <w:rPr>
          <w:sz w:val="22"/>
          <w:szCs w:val="22"/>
        </w:rPr>
        <w:t xml:space="preserve">(&gt;10,000 microbiota samples from &gt;1,000 patients) </w:t>
      </w:r>
      <w:r w:rsidR="001D7883">
        <w:rPr>
          <w:sz w:val="22"/>
          <w:szCs w:val="22"/>
        </w:rPr>
        <w:t>and a rich description of the “</w:t>
      </w:r>
      <w:proofErr w:type="spellStart"/>
      <w:r w:rsidR="001D7883">
        <w:rPr>
          <w:sz w:val="22"/>
          <w:szCs w:val="22"/>
        </w:rPr>
        <w:t>hospitalome</w:t>
      </w:r>
      <w:proofErr w:type="spellEnd"/>
      <w:r w:rsidR="001D7883">
        <w:rPr>
          <w:sz w:val="22"/>
          <w:szCs w:val="22"/>
        </w:rPr>
        <w:t xml:space="preserve">” </w:t>
      </w:r>
      <w:r w:rsidR="005F678E">
        <w:rPr>
          <w:sz w:val="22"/>
          <w:szCs w:val="22"/>
        </w:rPr>
        <w:t>experienced by</w:t>
      </w:r>
      <w:r w:rsidR="001D7883">
        <w:rPr>
          <w:sz w:val="22"/>
          <w:szCs w:val="22"/>
        </w:rPr>
        <w:t xml:space="preserve"> the hosts</w:t>
      </w:r>
      <w:r>
        <w:rPr>
          <w:sz w:val="22"/>
          <w:szCs w:val="22"/>
        </w:rPr>
        <w:t>,</w:t>
      </w:r>
      <w:r w:rsidR="001D7883">
        <w:rPr>
          <w:sz w:val="22"/>
          <w:szCs w:val="22"/>
        </w:rPr>
        <w:t xml:space="preserve"> i.e.</w:t>
      </w:r>
      <w:r w:rsidR="00C90F22">
        <w:rPr>
          <w:sz w:val="22"/>
          <w:szCs w:val="22"/>
        </w:rPr>
        <w:t>,</w:t>
      </w:r>
      <w:r>
        <w:rPr>
          <w:sz w:val="22"/>
          <w:szCs w:val="22"/>
        </w:rPr>
        <w:t xml:space="preserve"> </w:t>
      </w:r>
      <w:r w:rsidR="005F678E">
        <w:rPr>
          <w:sz w:val="22"/>
          <w:szCs w:val="22"/>
        </w:rPr>
        <w:t xml:space="preserve">their </w:t>
      </w:r>
      <w:r>
        <w:rPr>
          <w:sz w:val="22"/>
          <w:szCs w:val="22"/>
        </w:rPr>
        <w:t xml:space="preserve">drug exposures and other metadata from patients with cancer, hospitalized to receive </w:t>
      </w:r>
      <w:r w:rsidR="00226DC4">
        <w:rPr>
          <w:sz w:val="22"/>
          <w:szCs w:val="22"/>
        </w:rPr>
        <w:t xml:space="preserve">allogeneic </w:t>
      </w:r>
      <w:r>
        <w:rPr>
          <w:sz w:val="22"/>
          <w:szCs w:val="22"/>
        </w:rPr>
        <w:t xml:space="preserve">hematopoietic cell transplantation </w:t>
      </w:r>
      <w:r w:rsidR="00226DC4">
        <w:rPr>
          <w:sz w:val="22"/>
          <w:szCs w:val="22"/>
        </w:rPr>
        <w:t>(</w:t>
      </w:r>
      <w:proofErr w:type="spellStart"/>
      <w:r w:rsidR="00226DC4">
        <w:rPr>
          <w:sz w:val="22"/>
          <w:szCs w:val="22"/>
        </w:rPr>
        <w:t>allo</w:t>
      </w:r>
      <w:proofErr w:type="spellEnd"/>
      <w:r w:rsidR="00226DC4">
        <w:rPr>
          <w:sz w:val="22"/>
          <w:szCs w:val="22"/>
        </w:rPr>
        <w:t xml:space="preserve">-HCT) </w:t>
      </w:r>
      <w:r>
        <w:rPr>
          <w:sz w:val="22"/>
          <w:szCs w:val="22"/>
        </w:rPr>
        <w:t xml:space="preserve">at a large cancer center in the United States. We present </w:t>
      </w:r>
      <w:r w:rsidR="00E679F3">
        <w:rPr>
          <w:sz w:val="22"/>
          <w:szCs w:val="22"/>
        </w:rPr>
        <w:t xml:space="preserve">five </w:t>
      </w:r>
      <w:r>
        <w:rPr>
          <w:sz w:val="22"/>
          <w:szCs w:val="22"/>
        </w:rPr>
        <w:t xml:space="preserve">examples </w:t>
      </w:r>
      <w:r w:rsidR="009755AA">
        <w:rPr>
          <w:sz w:val="22"/>
          <w:szCs w:val="22"/>
        </w:rPr>
        <w:t>of</w:t>
      </w:r>
      <w:r w:rsidR="00E679F3">
        <w:rPr>
          <w:sz w:val="22"/>
          <w:szCs w:val="22"/>
        </w:rPr>
        <w:t xml:space="preserve"> how </w:t>
      </w:r>
      <w:r w:rsidR="009755AA">
        <w:rPr>
          <w:sz w:val="22"/>
          <w:szCs w:val="22"/>
        </w:rPr>
        <w:t xml:space="preserve">to apply </w:t>
      </w:r>
      <w:r w:rsidR="00F83F39">
        <w:rPr>
          <w:sz w:val="22"/>
          <w:szCs w:val="22"/>
        </w:rPr>
        <w:t>these</w:t>
      </w:r>
      <w:r w:rsidR="00E679F3">
        <w:rPr>
          <w:sz w:val="22"/>
          <w:szCs w:val="22"/>
        </w:rPr>
        <w:t xml:space="preserve"> data </w:t>
      </w:r>
      <w:r w:rsidR="00923F4D">
        <w:rPr>
          <w:sz w:val="22"/>
          <w:szCs w:val="22"/>
        </w:rPr>
        <w:t>to address</w:t>
      </w:r>
      <w:r w:rsidR="0002791C">
        <w:rPr>
          <w:sz w:val="22"/>
          <w:szCs w:val="22"/>
        </w:rPr>
        <w:t xml:space="preserve"> clinical </w:t>
      </w:r>
      <w:r w:rsidR="00923F4D">
        <w:rPr>
          <w:sz w:val="22"/>
          <w:szCs w:val="22"/>
        </w:rPr>
        <w:t>and</w:t>
      </w:r>
      <w:r w:rsidR="0002791C">
        <w:rPr>
          <w:sz w:val="22"/>
          <w:szCs w:val="22"/>
        </w:rPr>
        <w:t xml:space="preserve"> scientific </w:t>
      </w:r>
      <w:r w:rsidR="00923F4D">
        <w:rPr>
          <w:sz w:val="22"/>
          <w:szCs w:val="22"/>
        </w:rPr>
        <w:t>question</w:t>
      </w:r>
      <w:r w:rsidR="00E679F3">
        <w:rPr>
          <w:sz w:val="22"/>
          <w:szCs w:val="22"/>
        </w:rPr>
        <w:t xml:space="preserve"> </w:t>
      </w:r>
      <w:r w:rsidR="0002791C">
        <w:rPr>
          <w:sz w:val="22"/>
          <w:szCs w:val="22"/>
        </w:rPr>
        <w:t>on host-associated microbial communities</w:t>
      </w:r>
      <w:r w:rsidR="00E679F3">
        <w:rPr>
          <w:sz w:val="22"/>
          <w:szCs w:val="22"/>
        </w:rPr>
        <w:t>.</w:t>
      </w:r>
      <w:r>
        <w:rPr>
          <w:sz w:val="22"/>
          <w:szCs w:val="22"/>
        </w:rPr>
        <w:t xml:space="preserve"> </w:t>
      </w:r>
    </w:p>
    <w:bookmarkEnd w:id="3"/>
    <w:bookmarkEnd w:id="4"/>
    <w:p w14:paraId="049BD151" w14:textId="77777777" w:rsidR="002436EA" w:rsidRDefault="002436EA">
      <w:pPr>
        <w:jc w:val="both"/>
        <w:rPr>
          <w:sz w:val="22"/>
          <w:szCs w:val="22"/>
        </w:rPr>
      </w:pPr>
    </w:p>
    <w:p w14:paraId="68B9C061" w14:textId="25F402AA" w:rsidR="002436EA" w:rsidRPr="007048D8" w:rsidRDefault="008E0565">
      <w:pPr>
        <w:jc w:val="both"/>
        <w:rPr>
          <w:b/>
          <w:bCs/>
          <w:sz w:val="24"/>
        </w:rPr>
      </w:pPr>
      <w:r w:rsidRPr="007048D8">
        <w:rPr>
          <w:b/>
          <w:bCs/>
          <w:sz w:val="24"/>
        </w:rPr>
        <w:t>Background &amp; Summary</w:t>
      </w:r>
    </w:p>
    <w:p w14:paraId="39162CAB" w14:textId="4F5330FB" w:rsidR="002436EA" w:rsidRDefault="00F84D19">
      <w:pPr>
        <w:jc w:val="both"/>
      </w:pPr>
      <w:r>
        <w:rPr>
          <w:sz w:val="22"/>
          <w:szCs w:val="22"/>
        </w:rPr>
        <w:tab/>
        <w:t>The intestinal microbiota is critical to many aspects of human health</w:t>
      </w:r>
      <w:r>
        <w:fldChar w:fldCharType="begin"/>
      </w:r>
      <w:r w:rsidR="00080C1C">
        <w:instrText>ADDIN F1000_CSL_CITATION&lt;~#@#~&gt;[{"DOI":"10.1056/NEJMra1600266","First":false,"Last":false,"PMID":"27974040","author":[{"family":"Lynch","given":"Susan V"},{"family":"Pedersen","given":"Oluf"}],"authorYearDisplayFormat":false,"citation-label":"2849083","container-title":"The New England Journal of Medicine","container-title-short":"N. Engl. J. Med.","id":"2849083","invisible":false,"issue":"24","issued":{"date-parts":[["2016","12","15"]]},"journalAbbreviation":"N. Engl. J. Med.","page":"2369-2379","suppress-author":false,"title":"The human intestinal microbiome in health and disease.","type":"article-journal","volume":"375"}]</w:instrText>
      </w:r>
      <w:r>
        <w:fldChar w:fldCharType="separate"/>
      </w:r>
      <w:bookmarkStart w:id="5" w:name="__Fieldmark__256_3653938373"/>
      <w:r w:rsidR="00080C1C" w:rsidRPr="00080C1C">
        <w:rPr>
          <w:sz w:val="22"/>
          <w:szCs w:val="22"/>
          <w:vertAlign w:val="superscript"/>
        </w:rPr>
        <w:t>1</w:t>
      </w:r>
      <w:r>
        <w:fldChar w:fldCharType="end"/>
      </w:r>
      <w:bookmarkEnd w:id="5"/>
      <w:r>
        <w:rPr>
          <w:sz w:val="22"/>
          <w:szCs w:val="22"/>
        </w:rPr>
        <w:t>, yet most of our knowledge of mechanisms linking microbiota and host phenotypes comes from animal models</w:t>
      </w:r>
      <w:r>
        <w:fldChar w:fldCharType="begin"/>
      </w:r>
      <w:r w:rsidR="00080C1C">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6" w:name="__Fieldmark__267_3653938373"/>
      <w:r w:rsidR="00080C1C" w:rsidRPr="00080C1C">
        <w:rPr>
          <w:sz w:val="22"/>
          <w:szCs w:val="22"/>
          <w:vertAlign w:val="superscript"/>
        </w:rPr>
        <w:t>2</w:t>
      </w:r>
      <w:r>
        <w:fldChar w:fldCharType="end"/>
      </w:r>
      <w:bookmarkEnd w:id="6"/>
      <w:r>
        <w:rPr>
          <w:sz w:val="22"/>
          <w:szCs w:val="22"/>
        </w:rPr>
        <w:t xml:space="preserve">. Experiments with animal models are important, but the specific mechanisms can be hard to translate into human therapies: the gut microbiota can differ between laboratory animals and humans, and so can environmental factors such as the pathogen-free environment, diets, inbreeding, </w:t>
      </w:r>
      <w:r w:rsidR="00F73B3D">
        <w:rPr>
          <w:sz w:val="22"/>
          <w:szCs w:val="22"/>
        </w:rPr>
        <w:t xml:space="preserve">subject </w:t>
      </w:r>
      <w:proofErr w:type="spellStart"/>
      <w:r>
        <w:rPr>
          <w:sz w:val="22"/>
          <w:szCs w:val="22"/>
        </w:rPr>
        <w:t>geno</w:t>
      </w:r>
      <w:proofErr w:type="spellEnd"/>
      <w:r>
        <w:rPr>
          <w:sz w:val="22"/>
          <w:szCs w:val="22"/>
        </w:rPr>
        <w:t xml:space="preserve">- and </w:t>
      </w:r>
      <w:proofErr w:type="spellStart"/>
      <w:r>
        <w:rPr>
          <w:sz w:val="22"/>
          <w:szCs w:val="22"/>
        </w:rPr>
        <w:t>pheno</w:t>
      </w:r>
      <w:proofErr w:type="spellEnd"/>
      <w:r w:rsidR="00F73B3D">
        <w:rPr>
          <w:sz w:val="22"/>
          <w:szCs w:val="22"/>
        </w:rPr>
        <w:t>-</w:t>
      </w:r>
      <w:r>
        <w:rPr>
          <w:sz w:val="22"/>
          <w:szCs w:val="22"/>
        </w:rPr>
        <w:t>types that drive a disease</w:t>
      </w:r>
      <w:r>
        <w:fldChar w:fldCharType="begin"/>
      </w:r>
      <w:r w:rsidR="00080C1C">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7" w:name="__Fieldmark__330_3653938373"/>
      <w:r w:rsidR="00080C1C" w:rsidRPr="00080C1C">
        <w:rPr>
          <w:sz w:val="22"/>
          <w:szCs w:val="22"/>
          <w:vertAlign w:val="superscript"/>
        </w:rPr>
        <w:t>2</w:t>
      </w:r>
      <w:r>
        <w:fldChar w:fldCharType="end"/>
      </w:r>
      <w:bookmarkEnd w:id="7"/>
      <w:r>
        <w:rPr>
          <w:sz w:val="22"/>
          <w:szCs w:val="22"/>
        </w:rPr>
        <w:t xml:space="preserve">. Instead, </w:t>
      </w:r>
      <w:r w:rsidR="001D7883">
        <w:rPr>
          <w:sz w:val="22"/>
          <w:szCs w:val="22"/>
        </w:rPr>
        <w:t xml:space="preserve">associations </w:t>
      </w:r>
      <w:r>
        <w:rPr>
          <w:sz w:val="22"/>
          <w:szCs w:val="22"/>
        </w:rPr>
        <w:t xml:space="preserve">inferred directly from patients undergoing well-defined perturbations could accelerate the discovery of new </w:t>
      </w:r>
      <w:r w:rsidR="00CB7981">
        <w:rPr>
          <w:sz w:val="22"/>
          <w:szCs w:val="22"/>
        </w:rPr>
        <w:t xml:space="preserve">mechanisms of </w:t>
      </w:r>
      <w:r w:rsidR="000D70BB">
        <w:rPr>
          <w:sz w:val="22"/>
          <w:szCs w:val="22"/>
        </w:rPr>
        <w:t>microbiota</w:t>
      </w:r>
      <w:r w:rsidR="00CB7981">
        <w:rPr>
          <w:sz w:val="22"/>
          <w:szCs w:val="22"/>
        </w:rPr>
        <w:t>-host interaction</w:t>
      </w:r>
      <w:r>
        <w:rPr>
          <w:sz w:val="22"/>
          <w:szCs w:val="22"/>
        </w:rPr>
        <w:t xml:space="preserve"> </w:t>
      </w:r>
      <w:r w:rsidR="00CB7981">
        <w:rPr>
          <w:sz w:val="22"/>
          <w:szCs w:val="22"/>
        </w:rPr>
        <w:t>to</w:t>
      </w:r>
      <w:r>
        <w:rPr>
          <w:sz w:val="22"/>
          <w:szCs w:val="22"/>
        </w:rPr>
        <w:t xml:space="preserve"> benefit human health</w:t>
      </w:r>
      <w:del w:id="8" w:author="Chen Liao" w:date="2021-01-17T17:15:00Z">
        <w:r w:rsidR="001D7883" w:rsidDel="00F15711">
          <w:rPr>
            <w:sz w:val="22"/>
            <w:szCs w:val="22"/>
          </w:rPr>
          <w:fldChar w:fldCharType="begin"/>
        </w:r>
        <w:r w:rsidR="00292C7A" w:rsidDel="00F15711">
          <w:rPr>
            <w:sz w:val="22"/>
            <w:szCs w:val="22"/>
          </w:rPr>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R="001D7883" w:rsidDel="00F15711">
          <w:rPr>
            <w:sz w:val="22"/>
            <w:szCs w:val="22"/>
          </w:rPr>
          <w:fldChar w:fldCharType="separate"/>
        </w:r>
        <w:r w:rsidR="00292C7A" w:rsidRPr="00292C7A" w:rsidDel="00F15711">
          <w:rPr>
            <w:noProof/>
            <w:sz w:val="22"/>
            <w:szCs w:val="22"/>
            <w:vertAlign w:val="superscript"/>
          </w:rPr>
          <w:delText>3</w:delText>
        </w:r>
        <w:r w:rsidR="001D7883" w:rsidDel="00F15711">
          <w:rPr>
            <w:sz w:val="22"/>
            <w:szCs w:val="22"/>
          </w:rPr>
          <w:fldChar w:fldCharType="end"/>
        </w:r>
      </w:del>
      <w:r w:rsidR="00F15711">
        <w:rPr>
          <w:sz w:val="22"/>
          <w:szCs w:val="22"/>
        </w:rPr>
        <w:fldChar w:fldCharType="begin"/>
      </w:r>
      <w:r w:rsidR="00080C1C">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15711">
        <w:rPr>
          <w:sz w:val="22"/>
          <w:szCs w:val="22"/>
        </w:rPr>
        <w:fldChar w:fldCharType="separate"/>
      </w:r>
      <w:r w:rsidR="00080C1C" w:rsidRPr="00080C1C">
        <w:rPr>
          <w:noProof/>
          <w:sz w:val="22"/>
          <w:szCs w:val="22"/>
          <w:vertAlign w:val="superscript"/>
        </w:rPr>
        <w:t>3</w:t>
      </w:r>
      <w:r w:rsidR="00F15711">
        <w:rPr>
          <w:sz w:val="22"/>
          <w:szCs w:val="22"/>
        </w:rPr>
        <w:fldChar w:fldCharType="end"/>
      </w:r>
      <w:r>
        <w:rPr>
          <w:sz w:val="22"/>
          <w:szCs w:val="22"/>
        </w:rPr>
        <w:t>. This idea fits the concept of reverse translational research</w:t>
      </w:r>
      <w:r>
        <w:fldChar w:fldCharType="begin"/>
      </w:r>
      <w:r w:rsidR="00080C1C">
        <w:instrText>ADDIN F1000_CSL_CITATION&lt;~#@#~&gt;[{"DOI":"10.1111/cts.12538","First":false,"Last":false,"PMCID":"PMC5866972","PMID":"29423973","author":[{"family":"Shakhnovich","given":"Valentina"}],"authorYearDisplayFormat":false,"citation-label":"8178369","container-title":"Clinical and translational science","container-title-short":"Clin. Transl. Sci.","id":"8178369","invisible":false,"issue":"2","issued":{"date-parts":[["2018","2","9"]]},"journalAbbreviation":"Clin. Transl. Sci.","page":"98-99","suppress-author":false,"title":"It's time to reverse our thinking: the reverse translation research paradigm.","type":"article-journal","volume":"11"}]</w:instrText>
      </w:r>
      <w:r>
        <w:fldChar w:fldCharType="separate"/>
      </w:r>
      <w:bookmarkStart w:id="9" w:name="__Fieldmark__370_3653938373"/>
      <w:r w:rsidR="00080C1C" w:rsidRPr="00080C1C">
        <w:rPr>
          <w:sz w:val="22"/>
          <w:szCs w:val="22"/>
          <w:vertAlign w:val="superscript"/>
        </w:rPr>
        <w:t>4</w:t>
      </w:r>
      <w:r>
        <w:fldChar w:fldCharType="end"/>
      </w:r>
      <w:bookmarkEnd w:id="9"/>
      <w:r>
        <w:rPr>
          <w:sz w:val="22"/>
          <w:szCs w:val="22"/>
        </w:rPr>
        <w:t xml:space="preserve">: </w:t>
      </w:r>
      <w:r w:rsidR="000D70BB">
        <w:rPr>
          <w:sz w:val="22"/>
          <w:szCs w:val="22"/>
        </w:rPr>
        <w:t>Microbiota</w:t>
      </w:r>
      <w:r>
        <w:rPr>
          <w:sz w:val="22"/>
          <w:szCs w:val="22"/>
        </w:rPr>
        <w:t xml:space="preserve"> data acquired from well-monitored patients could be reused in other studies beyond the study for which it was originally collected; the </w:t>
      </w:r>
      <w:r w:rsidR="002434BD">
        <w:rPr>
          <w:sz w:val="22"/>
          <w:szCs w:val="22"/>
        </w:rPr>
        <w:t xml:space="preserve">longitudinal </w:t>
      </w:r>
      <w:r>
        <w:rPr>
          <w:sz w:val="22"/>
          <w:szCs w:val="22"/>
        </w:rPr>
        <w:t xml:space="preserve">data could empower causal inference and lead to hypotheses that are more likely to produce </w:t>
      </w:r>
      <w:r w:rsidR="000D70BB">
        <w:rPr>
          <w:sz w:val="22"/>
          <w:szCs w:val="22"/>
        </w:rPr>
        <w:t>microbiota</w:t>
      </w:r>
      <w:r>
        <w:rPr>
          <w:sz w:val="22"/>
          <w:szCs w:val="22"/>
        </w:rPr>
        <w:t>-targeted therapies for patients.</w:t>
      </w:r>
    </w:p>
    <w:p w14:paraId="22BC7763" w14:textId="0B54C09E" w:rsidR="002436EA" w:rsidRDefault="00F84D19">
      <w:pPr>
        <w:jc w:val="both"/>
      </w:pPr>
      <w:r>
        <w:rPr>
          <w:sz w:val="22"/>
          <w:szCs w:val="22"/>
        </w:rPr>
        <w:tab/>
      </w:r>
      <w:r w:rsidR="00CB7981">
        <w:rPr>
          <w:sz w:val="22"/>
          <w:szCs w:val="22"/>
        </w:rPr>
        <w:t>The composition of the gut</w:t>
      </w:r>
      <w:r>
        <w:rPr>
          <w:sz w:val="22"/>
          <w:szCs w:val="22"/>
        </w:rPr>
        <w:t xml:space="preserve"> microbiota</w:t>
      </w:r>
      <w:r w:rsidR="004A6C17">
        <w:rPr>
          <w:sz w:val="22"/>
          <w:szCs w:val="22"/>
        </w:rPr>
        <w:t xml:space="preserve"> </w:t>
      </w:r>
      <w:r>
        <w:rPr>
          <w:sz w:val="22"/>
          <w:szCs w:val="22"/>
        </w:rPr>
        <w:t>measured from feces using 16S rRNA amplicon sequencing</w:t>
      </w:r>
      <w:r w:rsidR="004A6C17">
        <w:rPr>
          <w:sz w:val="22"/>
          <w:szCs w:val="22"/>
        </w:rPr>
        <w:t xml:space="preserve"> </w:t>
      </w:r>
      <w:r>
        <w:rPr>
          <w:sz w:val="22"/>
          <w:szCs w:val="22"/>
        </w:rPr>
        <w:t>can vary widely from person to person and can even change over time within a single person</w:t>
      </w:r>
      <w:r>
        <w:fldChar w:fldCharType="begin"/>
      </w:r>
      <w:r w:rsidR="00080C1C">
        <w:instrText>ADDIN F1000_CSL_CITATION&lt;~#@#~&gt;[{"DOI":"10.1128/mSystems.00031-18","First":false,"Last":false,"PMCID":"PMC5954204","PMID":"29795809","abstract":"Although much work has linked the human microbiome to specific phenotypes and lifestyle variables, data from different projects have been challenging to integrate and the extent of microbial and molecular diversity in human stool remains unknown. Using standardized protocols from the Earth Microbiome Project and sample contributions from over 10,000 citizen-scientists, together with an open research network, we compare human microbiome specimens primarily from the United States, United Kingdom, and Australia to one another and to environmental samples. Our results show an unexpected range of beta-diversity in human stool microbiomes compared to environmental samples; demonstrate the utility of procedures for removing the effects of overgrowth during room-temperature shipping for revealing phenotype correlations; uncover new molecules and kinds of molecular communities in the human stool metabolome; and examine emergent associations among the microbiome, metabolome, and the diversity of plants that are consumed (rather than relying on reductive categorical variables such as veganism, which have little or no explanatory power). We also demonstrate the utility of the living data resource and cross-cohort comparison to confirm existing associations between the microbiome and psychiatric illness and to reveal the extent of microbiome change within one individual during surgery, providing a paradigm for open microbiome research and education. IMPORTANCE We show that a citizen science, self-selected cohort shipping samples through the mail at room temperature recaptures many known microbiome results from clinically collected cohorts and reveals new ones. Of particular interest is integrating n = 1 study data with the population data, showing that the extent of microbiome change after events such as surgery can exceed differences between distinct environmental biomes, and the effect of diverse plants in the diet, which we confirm with untargeted metabolomics on hundreds of samples.","author":[{"family":"McDonald","given":"Daniel"},{"family":"Hyde","given":"Embriette"},{"family":"Debelius","given":"Justine W"},{"family":"Morton","given":"James T"},{"family":"Gonzalez","given":"Antonio"},{"family":"Ackermann","given":"Gail"},{"family":"Aksenov","given":"Alexander A"},{"family":"Behsaz","given":"Bahar"},{"family":"Brennan","given":"Caitriona"},{"family":"Chen","given":"Yingfeng"},{"family":"DeRight Goldasich","given":"Lindsay"},{"family":"Dorrestein","given":"Pieter C"},{"family":"Dunn","given":"Robert R"},{"family":"Fahimipour","given":"Ashkaan K"},{"family":"Gaffney","given":"James"},{"family":"Gilbert","given":"Jack A"},{"family":"Gogul","given":"Grant"},{"family":"Green","given":"Jessica L"},{"family":"Hugenholtz","given":"Philip"},{"family":"Humphrey","given":"Greg"},{"family":"Huttenhower","given":"Curtis"},{"family":"Jackson","given":"Matthew A"},{"family":"Janssen","given":"Stefan"},{"family":"Jeste","given":"Dilip V"},{"family":"Jiang","given":"Lingjing"},{"family":"Kelley","given":"Scott T"},{"family":"Knights","given":"Dan"},{"family":"Kosciolek","given":"Tomasz"},{"family":"Ladau","given":"Joshua"},{"family":"Leach","given":"Jeff"},{"family":"Marotz","given":"Clarisse"},{"family":"Meleshko","given":"Dmitry"},{"family":"Melnik","given":"Alexey V"},{"family":"Metcalf","given":"Jessica L"},{"family":"Mohimani","given":"Hosein"},{"family":"Montassier","given":"Emmanuel"},{"family":"Navas-Molina","given":"Jose"},{"family":"Nguyen","given":"Tanya T"},{"family":"Peddada","given":"Shyamal"},{"family":"Pevzner","given":"Pavel"},{"family":"Pollard","given":"Katherine S"},{"family":"Rahnavard","given":"Gholamali"},{"family":"Robbins-Pianka","given":"Adam"},{"family":"Sangwan","given":"Naseer"},{"family":"Shorenstein","given":"Joshua"},{"family":"Smarr","given":"Larry"},{"family":"Song","given":"Se Jin"},{"family":"Spector","given":"Timothy"},{"family":"Swafford","given":"Austin D"},{"family":"Thackray","given":"Varykina G"},{"family":"Thompson","given":"Luke R"},{"family":"Tripathi","given":"Anupriya"},{"family":"Vázquez-Baeza","given":"Yoshiki"},{"family":"Vrbanac","given":"Alison"},{"family":"Wischmeyer","given":"Paul"},{"family":"Wolfe","given":"Elaine"},{"family":"Zhu","given":"Qiyun"},{"family":"American Gut Consortium"},{"family":"Knight","given":"Rob"}],"authorYearDisplayFormat":false,"citation-label":"5247187","container-title":"mSystems","container-title-short":"mSystems","id":"5247187","invisible":false,"issue":"3","issued":{"date-parts":[["2018","6"]]},"journalAbbreviation":"mSystems","suppress-author":false,"title":"American gut: an open platform for citizen science microbiome research.","type":"article-journal","volume":"3"},{"DOI":"10.1038/nature12820","First":false,"Last":false,"PMCID":"PMC3957428","PMID":"24336217","abstract":"Long-term dietary intake influences the structure and activity of the trillions of microorganisms residing in the human gut, but it remains unclear how rapidly and reproducibly the human gut microbiome responds to short-term macronutrient change. Here we show that the short-term consumption of diets composed entirely of animal or plant products alters microbial community structure and overwhelms inter-individual differences in microbial gene expression. The animal-based diet increased the abundance of bile-tolerant microorganisms (Alistipes, Bilophila and Bacteroides) and decreased the levels of Firmicutes that metabolize dietary plant polysaccharides (Roseburia, Eubacterium rectale and Ruminococcus bromii). Microbial activity mirrored differences between herbivorous and carnivorous mammals, reflecting trade-offs between carbohydrate and protein fermentation. Foodborne microbes from both diets transiently colonized the gut, including bacteria, fungi and even viruses. Finally, increases in the abundance and activity of Bilophila wadsworthia on the animal-based diet support a link between dietary fat, bile acids and the outgrowth of microorganisms capable of triggering inflammatory bowel disease. In concert, these results demonstrate that the gut microbiome can rapidly respond to altered diet, potentially facilitating the diversity of human dietary lifestyles. ","author":[{"family":"David","given":"Lawrence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authorYearDisplayFormat":false,"citation-label":"75452","container-title":"Nature","container-title-short":"Nature","id":"75452","invisible":false,"issue":"7484","issued":{"date-parts":[["2014","1","23"]]},"journalAbbreviation":"Nature","page":"559-563","suppress-author":false,"title":"Diet rapidly and reproducibly alters the human gut microbiome.","type":"article-journal","volume":"505"},{"DOI":"10.1038/s41396-019-0349-4","First":false,"Last":false,"PMCID":"PMC6474226","PMID":"30651608","abstract":"The high-fat, high-calorie diets of westernized cultures contribute to the global obesity epidemic, and early life exposure to antibiotics may potentiate those dietary effects. Previous experiments with mice had shown that sub-therapeutic antibiotic treatment (STAT)-even restricted to early life-affected the gut microbiota, altered host metabolism, and increased adiposity throughout the lifetime of the animals. Here we carried out a large-scale cohousing experiment to investigate whether cohousing STAT and untreated (Control) mice would transfer the STAT-perturbed microbiota and transmit its impact on weight. We exposed pregnant dams and their young offspring to either low-dose penicillin (STAT) or water (Control) until weaning, and then followed the offspring as they grew and endured a switch from normal to high-fat diet at week 17 of life. Cohousing, which started at week 4, rapidly approximated the microbiota within cages, lowering the weight of STAT mice relative to non-cohoused mice. The effect, however, varied between cages, and was restricted to the first 16 weeks when diet consisted of normal chow. Once mice switched to high-fat diet, the microbiota α- and β-diversity expanded and the effect of cohousing faded: STAT mice, again, were heavier than control mice independently of cohousing. Metabolomics revealed serum metabolites associated with STAT exposure, but no significant differences were detected in glucose or insulin tolerance. Our results show that cohousing can partly ameliorate the impact of STAT on the gut microbiota but not prevent increased weight with high-fat diet. These observations have implications for microbiota therapies aimed to resolve the collateral damage of antibiotics and their load on human obesity.","author":[{"family":"Schulfer","given":"Anjelique F"},{"family":"Schluter","given":"Jonas"},{"family":"Zhang","given":"Yilong"},{"family":"Brown","given":"Quincy"},{"family":"Pathmasiri","given":"Wimal"},{"family":"McRitchie","given":"Susan"},{"family":"Sumner","given":"Susan"},{"family":"Li","given":"Huilin"},{"family":"Xavier","given":"Joao B"},{"family":"Blaser","given":"Martin J"}],"authorYearDisplayFormat":false,"citation-label":"6285779","container-title":"The ISME Journal","container-title-short":"ISME J.","id":"6285779","invisible":false,"issue":"5","issued":{"date-parts":[["2019","1","16"]]},"journalAbbreviation":"ISME J.","page":"1280-1292","suppress-author":false,"title":"The impact of early-life sub-therapeutic antibiotic treatment (STAT) on excessive weight is robust despite transfer of intestinal microbes.","type":"article-journal","volume":"13"}]</w:instrText>
      </w:r>
      <w:r>
        <w:fldChar w:fldCharType="separate"/>
      </w:r>
      <w:bookmarkStart w:id="10" w:name="__Fieldmark__417_3653938373"/>
      <w:r w:rsidR="00080C1C" w:rsidRPr="00080C1C">
        <w:rPr>
          <w:sz w:val="22"/>
          <w:szCs w:val="22"/>
          <w:vertAlign w:val="superscript"/>
        </w:rPr>
        <w:t>5–7</w:t>
      </w:r>
      <w:r>
        <w:fldChar w:fldCharType="end"/>
      </w:r>
      <w:bookmarkEnd w:id="10"/>
      <w:r>
        <w:rPr>
          <w:sz w:val="22"/>
          <w:szCs w:val="22"/>
        </w:rPr>
        <w:t>. Th</w:t>
      </w:r>
      <w:r w:rsidR="001D7883">
        <w:rPr>
          <w:sz w:val="22"/>
          <w:szCs w:val="22"/>
        </w:rPr>
        <w:t>is</w:t>
      </w:r>
      <w:r>
        <w:rPr>
          <w:sz w:val="22"/>
          <w:szCs w:val="22"/>
        </w:rPr>
        <w:t xml:space="preserve"> large variability </w:t>
      </w:r>
      <w:r w:rsidR="004A6C17">
        <w:rPr>
          <w:sz w:val="22"/>
          <w:szCs w:val="22"/>
        </w:rPr>
        <w:t>hampers</w:t>
      </w:r>
      <w:r>
        <w:rPr>
          <w:sz w:val="22"/>
          <w:szCs w:val="22"/>
        </w:rPr>
        <w:t xml:space="preserve"> </w:t>
      </w:r>
      <w:r w:rsidR="00B841B0">
        <w:rPr>
          <w:sz w:val="22"/>
          <w:szCs w:val="22"/>
        </w:rPr>
        <w:t xml:space="preserve">the </w:t>
      </w:r>
      <w:r>
        <w:rPr>
          <w:sz w:val="22"/>
          <w:szCs w:val="22"/>
        </w:rPr>
        <w:t xml:space="preserve">inference </w:t>
      </w:r>
      <w:r w:rsidR="00B841B0">
        <w:rPr>
          <w:sz w:val="22"/>
          <w:szCs w:val="22"/>
        </w:rPr>
        <w:t xml:space="preserve">of </w:t>
      </w:r>
      <w:r w:rsidR="000D70BB">
        <w:rPr>
          <w:sz w:val="22"/>
          <w:szCs w:val="22"/>
        </w:rPr>
        <w:t>microbiota</w:t>
      </w:r>
      <w:r w:rsidR="00B841B0">
        <w:rPr>
          <w:sz w:val="22"/>
          <w:szCs w:val="22"/>
        </w:rPr>
        <w:t xml:space="preserve">-host </w:t>
      </w:r>
      <w:r w:rsidR="002434BD">
        <w:rPr>
          <w:sz w:val="22"/>
          <w:szCs w:val="22"/>
        </w:rPr>
        <w:t>associations</w:t>
      </w:r>
      <w:r>
        <w:rPr>
          <w:sz w:val="22"/>
          <w:szCs w:val="22"/>
        </w:rPr>
        <w:t xml:space="preserve">. </w:t>
      </w:r>
      <w:r>
        <w:rPr>
          <w:sz w:val="22"/>
          <w:szCs w:val="22"/>
        </w:rPr>
        <w:lastRenderedPageBreak/>
        <w:t xml:space="preserve">Furthermore, many </w:t>
      </w:r>
      <w:r w:rsidR="000D70BB">
        <w:rPr>
          <w:sz w:val="22"/>
          <w:szCs w:val="22"/>
        </w:rPr>
        <w:t>microbiota</w:t>
      </w:r>
      <w:r>
        <w:rPr>
          <w:sz w:val="22"/>
          <w:szCs w:val="22"/>
        </w:rPr>
        <w:t xml:space="preserve"> studies in humans are cross-sectional, have low sample numbers or collect data from outpatients that may lack information on confounding factors such as the status of the immune system of the human host and drugs such as antibiotics. Limitations such as these can introduce statistical bias in microbiome research</w:t>
      </w:r>
      <w:r>
        <w:fldChar w:fldCharType="begin"/>
      </w:r>
      <w:r w:rsidR="00080C1C">
        <w:instrText>ADDIN F1000_CSL_CITATION&lt;~#@#~&gt;[{"DOI":"10.1186/s40168-017-0267-5","First":false,"Last":false,"PMCID":"PMC5420141","PMID":"28476139","abstract":"Research on the human microbiome has yielded numerous insights into health and disease, but also has resulted in a wealth of experimental artifacts. Here, we present suggestions for optimizing experimental design and avoiding known pitfalls, organized in the typical order in which studies are carried out. We first review best practices in experimental design and introduce common confounders such as age, diet, antibiotic use, pet ownership, longitudinal instability, and microbial sharing during cohousing in animal studies. Typically, samples will need to be stored, so we provide data on best practices for several sample types. We then discuss design and analysis of positive and negative controls, which should always be run with experimental samples. We introduce a convenient set of non-biological DNA sequences that can be useful as positive controls for high-volume analysis. Careful analysis of negative and positive controls is particularly important in studies of samples with low microbial biomass, where contamination can comprise most or all of a sample. Lastly, we summarize approaches to enhancing experimental robustness by careful control of multiple comparisons and to comparing discovery and validation cohorts. We hope the experimental tactics summarized here will help researchers in this exciting field advance their studies efficiently while avoiding errors.","author":[{"family":"Kim","given":"Dorothy"},{"family":"Hofstaedter","given":"Casey E"},{"family":"Zhao","given":"Chunyu"},{"family":"Mattei","given":"Lisa"},{"family":"Tanes","given":"Ceylan"},{"family":"Clarke","given":"Erik"},{"family":"Lauder","given":"Abigail"},{"family":"Sherrill-Mix","given":"Scott"},{"family":"Chehoud","given":"Christel"},{"family":"Kelsen","given":"Judith"},{"family":"Conrad","given":"Máire"},{"family":"Collman","given":"Ronald G"},{"family":"Baldassano","given":"Robert"},{"family":"Bushman","given":"Frederic D"},{"family":"Bittinger","given":"Kyle"}],"authorYearDisplayFormat":false,"citation-label":"3581833","container-title":"Microbiome","container-title-short":"Microbiome","id":"3581833","invisible":false,"issue":"1","issued":{"date-parts":[["2017","5","5"]]},"journalAbbreviation":"Microbiome","page":"52","suppress-author":false,"title":"Optimizing methods and dodging pitfalls in microbiome research.","type":"article-journal","volume":"5"}]</w:instrText>
      </w:r>
      <w:r>
        <w:fldChar w:fldCharType="separate"/>
      </w:r>
      <w:bookmarkStart w:id="11" w:name="__Fieldmark__457_3653938373"/>
      <w:r w:rsidR="00080C1C" w:rsidRPr="00080C1C">
        <w:rPr>
          <w:sz w:val="22"/>
          <w:szCs w:val="22"/>
          <w:vertAlign w:val="superscript"/>
        </w:rPr>
        <w:t>8</w:t>
      </w:r>
      <w:r>
        <w:fldChar w:fldCharType="end"/>
      </w:r>
      <w:bookmarkEnd w:id="11"/>
      <w:r>
        <w:rPr>
          <w:sz w:val="22"/>
          <w:szCs w:val="22"/>
        </w:rPr>
        <w:t>. T</w:t>
      </w:r>
      <w:r w:rsidR="001D7883">
        <w:rPr>
          <w:sz w:val="22"/>
          <w:szCs w:val="22"/>
        </w:rPr>
        <w:t xml:space="preserve">herefore, we </w:t>
      </w:r>
      <w:r w:rsidR="004153BA">
        <w:rPr>
          <w:sz w:val="22"/>
          <w:szCs w:val="22"/>
        </w:rPr>
        <w:t xml:space="preserve">recently </w:t>
      </w:r>
      <w:r w:rsidR="001D7883">
        <w:rPr>
          <w:sz w:val="22"/>
          <w:szCs w:val="22"/>
        </w:rPr>
        <w:t xml:space="preserve">compiled an extensive </w:t>
      </w:r>
      <w:proofErr w:type="spellStart"/>
      <w:r w:rsidR="001D7883">
        <w:rPr>
          <w:sz w:val="22"/>
          <w:szCs w:val="22"/>
        </w:rPr>
        <w:t>hospitalome</w:t>
      </w:r>
      <w:proofErr w:type="spellEnd"/>
      <w:r w:rsidR="001D7883">
        <w:rPr>
          <w:sz w:val="22"/>
          <w:szCs w:val="22"/>
        </w:rPr>
        <w:t xml:space="preserve"> of our patients, including a vast collection of medication administrations and blood phenotype data</w:t>
      </w:r>
      <w:del w:id="12" w:author="Chen Liao" w:date="2021-01-17T17:17:00Z">
        <w:r w:rsidR="001D7883" w:rsidDel="0076619A">
          <w:rPr>
            <w:sz w:val="22"/>
            <w:szCs w:val="22"/>
          </w:rPr>
          <w:fldChar w:fldCharType="begin"/>
        </w:r>
        <w:r w:rsidR="0076619A" w:rsidDel="0076619A">
          <w:rPr>
            <w:sz w:val="22"/>
            <w:szCs w:val="22"/>
          </w:rPr>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R="001D7883" w:rsidDel="0076619A">
          <w:rPr>
            <w:sz w:val="22"/>
            <w:szCs w:val="22"/>
          </w:rPr>
          <w:fldChar w:fldCharType="separate"/>
        </w:r>
        <w:r w:rsidR="0076619A" w:rsidRPr="0076619A" w:rsidDel="0076619A">
          <w:rPr>
            <w:noProof/>
            <w:sz w:val="22"/>
            <w:szCs w:val="22"/>
            <w:vertAlign w:val="superscript"/>
          </w:rPr>
          <w:delText>9</w:delText>
        </w:r>
        <w:r w:rsidR="001D7883" w:rsidDel="0076619A">
          <w:rPr>
            <w:sz w:val="22"/>
            <w:szCs w:val="22"/>
          </w:rPr>
          <w:fldChar w:fldCharType="end"/>
        </w:r>
      </w:del>
      <w:r w:rsidR="0076619A">
        <w:rPr>
          <w:sz w:val="22"/>
          <w:szCs w:val="22"/>
        </w:rPr>
        <w:fldChar w:fldCharType="begin"/>
      </w:r>
      <w:r w:rsidR="00080C1C">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76619A">
        <w:rPr>
          <w:sz w:val="22"/>
          <w:szCs w:val="22"/>
        </w:rPr>
        <w:fldChar w:fldCharType="separate"/>
      </w:r>
      <w:r w:rsidR="00080C1C" w:rsidRPr="00080C1C">
        <w:rPr>
          <w:noProof/>
          <w:sz w:val="22"/>
          <w:szCs w:val="22"/>
          <w:vertAlign w:val="superscript"/>
        </w:rPr>
        <w:t>3</w:t>
      </w:r>
      <w:r w:rsidR="0076619A">
        <w:rPr>
          <w:sz w:val="22"/>
          <w:szCs w:val="22"/>
        </w:rPr>
        <w:fldChar w:fldCharType="end"/>
      </w:r>
      <w:r w:rsidR="001D7883">
        <w:rPr>
          <w:sz w:val="22"/>
          <w:szCs w:val="22"/>
        </w:rPr>
        <w:t>. T</w:t>
      </w:r>
      <w:r>
        <w:rPr>
          <w:sz w:val="22"/>
          <w:szCs w:val="22"/>
        </w:rPr>
        <w:t xml:space="preserve">ime-series data of hospitalized patients </w:t>
      </w:r>
      <w:r w:rsidR="002D28EF">
        <w:rPr>
          <w:sz w:val="22"/>
          <w:szCs w:val="22"/>
        </w:rPr>
        <w:t xml:space="preserve">that link </w:t>
      </w:r>
      <w:r w:rsidR="00AA33BB">
        <w:rPr>
          <w:sz w:val="22"/>
          <w:szCs w:val="22"/>
        </w:rPr>
        <w:t xml:space="preserve">the </w:t>
      </w:r>
      <w:r w:rsidR="002D28EF">
        <w:rPr>
          <w:sz w:val="22"/>
          <w:szCs w:val="22"/>
        </w:rPr>
        <w:t>past events to the future events in</w:t>
      </w:r>
      <w:r w:rsidR="00AA33BB">
        <w:rPr>
          <w:sz w:val="22"/>
          <w:szCs w:val="22"/>
        </w:rPr>
        <w:t xml:space="preserve"> an</w:t>
      </w:r>
      <w:r w:rsidR="002D28EF">
        <w:rPr>
          <w:sz w:val="22"/>
          <w:szCs w:val="22"/>
        </w:rPr>
        <w:t xml:space="preserve"> individual pe</w:t>
      </w:r>
      <w:r w:rsidR="00AA33BB">
        <w:rPr>
          <w:sz w:val="22"/>
          <w:szCs w:val="22"/>
        </w:rPr>
        <w:t>rson</w:t>
      </w:r>
      <w:r w:rsidR="002D28EF">
        <w:rPr>
          <w:sz w:val="22"/>
          <w:szCs w:val="22"/>
        </w:rPr>
        <w:t xml:space="preserve"> </w:t>
      </w:r>
      <w:r w:rsidR="00402460">
        <w:rPr>
          <w:sz w:val="22"/>
          <w:szCs w:val="22"/>
        </w:rPr>
        <w:t xml:space="preserve">are </w:t>
      </w:r>
      <w:r w:rsidR="001D7883">
        <w:rPr>
          <w:sz w:val="22"/>
          <w:szCs w:val="22"/>
        </w:rPr>
        <w:t>valuable and necessary</w:t>
      </w:r>
      <w:r>
        <w:rPr>
          <w:sz w:val="22"/>
          <w:szCs w:val="22"/>
        </w:rPr>
        <w:t xml:space="preserve"> asset</w:t>
      </w:r>
      <w:r w:rsidR="001D7883">
        <w:rPr>
          <w:sz w:val="22"/>
          <w:szCs w:val="22"/>
        </w:rPr>
        <w:t>s</w:t>
      </w:r>
      <w:r>
        <w:rPr>
          <w:sz w:val="22"/>
          <w:szCs w:val="22"/>
        </w:rPr>
        <w:t xml:space="preserve"> to reveal “mathematically causal” relationships</w:t>
      </w:r>
      <w:r>
        <w:fldChar w:fldCharType="begin"/>
      </w:r>
      <w:r w:rsidR="00080C1C">
        <w:instrText>ADDIN F1000_CSL_CITATION&lt;~#@#~&gt;[{"DOI":"10.1016/j.febslet.2014.02.037","First":false,"Last":false,"PMID":"24583074","abstract":"While our genomes are essentially static, our microbiomes are inherently dynamic. The microbial communities we harbor in our bodies change throughout our lives due to many factors, including maturation during childhood, alterations in our diets, travel, illnesses, and medical treatments. Moreover, there is mounting evidence that our microbiomes change us, by promoting health through their beneficial actions or by increasing our susceptibility to diseases through a process termed dysbiosis. Recent technological advances are enabling unprecedentedly detailed studies of the dynamics of the microbiota in animal models and human populations. This review will highlight key areas of investigation in the field, including establishment of the microbiota during early childhood, temporal variability of the microbiome in healthy adults, responses of the microbiota to intentional perturbations such as antibiotics and dietary changes, and prospective analyses linking changes in the microbiota to host disease status. Given the importance of computational methods in the field, this review will also discuss issues and pitfalls in the analysis of microbiome time-series data, and explore several promising new directions for mathematical model and algorithm development. &lt;br&gt;&lt;br&gt;Copyright © 2014 Federation of European Biochemical Societies. Published by Elsevier B.V. All rights reserved.","author":[{"family":"Gerber","given":"Georg K"}],"authorYearDisplayFormat":false,"citation-label":"4013645","container-title":"FEBS Letters","container-title-short":"FEBS Lett.","id":"4013645","invisible":false,"issue":"22","issued":{"date-parts":[["2014","11","17"]]},"journalAbbreviation":"FEBS Lett.","page":"4131-4139","suppress-author":false,"title":"The dynamic microbiome.","type":"article-journal","volume":"588"}]</w:instrText>
      </w:r>
      <w:r>
        <w:fldChar w:fldCharType="separate"/>
      </w:r>
      <w:bookmarkStart w:id="13" w:name="__Fieldmark__473_3653938373"/>
      <w:r w:rsidR="00080C1C" w:rsidRPr="00080C1C">
        <w:rPr>
          <w:sz w:val="22"/>
          <w:szCs w:val="22"/>
          <w:vertAlign w:val="superscript"/>
        </w:rPr>
        <w:t>9</w:t>
      </w:r>
      <w:r>
        <w:fldChar w:fldCharType="end"/>
      </w:r>
      <w:bookmarkEnd w:id="13"/>
      <w:r>
        <w:rPr>
          <w:sz w:val="22"/>
          <w:szCs w:val="22"/>
        </w:rPr>
        <w:t>.</w:t>
      </w:r>
    </w:p>
    <w:p w14:paraId="333CCD95" w14:textId="1FF11A67" w:rsidR="002436EA" w:rsidRDefault="00F84D19">
      <w:pPr>
        <w:ind w:firstLine="720"/>
        <w:jc w:val="both"/>
      </w:pPr>
      <w:r>
        <w:rPr>
          <w:sz w:val="22"/>
          <w:szCs w:val="22"/>
        </w:rPr>
        <w:t xml:space="preserve">Here we provide a description of the </w:t>
      </w:r>
      <w:r w:rsidR="00A55BEB">
        <w:rPr>
          <w:sz w:val="22"/>
          <w:szCs w:val="22"/>
        </w:rPr>
        <w:t xml:space="preserve">gut microbiota </w:t>
      </w:r>
      <w:r>
        <w:rPr>
          <w:sz w:val="22"/>
          <w:szCs w:val="22"/>
        </w:rPr>
        <w:t xml:space="preserve">data that we acquired from patients </w:t>
      </w:r>
      <w:r w:rsidRPr="00330968">
        <w:rPr>
          <w:sz w:val="22"/>
          <w:szCs w:val="22"/>
        </w:rPr>
        <w:t>hospitalized to receive allogeneic hematopoietic cell transplantation (</w:t>
      </w:r>
      <w:proofErr w:type="spellStart"/>
      <w:r w:rsidRPr="00330968">
        <w:rPr>
          <w:sz w:val="22"/>
          <w:szCs w:val="22"/>
        </w:rPr>
        <w:t>allo</w:t>
      </w:r>
      <w:proofErr w:type="spellEnd"/>
      <w:r w:rsidRPr="00330968">
        <w:rPr>
          <w:sz w:val="22"/>
          <w:szCs w:val="22"/>
        </w:rPr>
        <w:t xml:space="preserve">-HCT) at Memorial Sloan Kettering (MSK). We provide links to the deposited data as well as to relevant computer code exemplifying how to analyze and extract insights from this </w:t>
      </w:r>
      <w:r w:rsidR="00A55BEB" w:rsidRPr="00330968">
        <w:rPr>
          <w:sz w:val="22"/>
          <w:szCs w:val="22"/>
        </w:rPr>
        <w:t>rich</w:t>
      </w:r>
      <w:r w:rsidRPr="00330968">
        <w:rPr>
          <w:sz w:val="22"/>
          <w:szCs w:val="22"/>
        </w:rPr>
        <w:t xml:space="preserve"> longitudinal dataset. </w:t>
      </w:r>
      <w:r w:rsidR="00A86D43" w:rsidRPr="00330968">
        <w:rPr>
          <w:sz w:val="22"/>
          <w:szCs w:val="22"/>
        </w:rPr>
        <w:t>These data have been used in several publications in the past 10 years</w:t>
      </w:r>
      <w:r w:rsidR="00897DE6" w:rsidRPr="00330968">
        <w:rPr>
          <w:sz w:val="22"/>
          <w:szCs w:val="22"/>
        </w:rPr>
        <w:fldChar w:fldCharType="begin"/>
      </w:r>
      <w:r w:rsidR="00080C1C">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Transplantation.","type":"article-journal","volume":"87"},{"DOI":"10.1084/jem.20112408","First":false,"Last":false,"PMCID":"PMC3348096","PMID":"22547653","abstract":"Despite a growing understanding of the link between intestinal inflammation and resident gut microbes, longitudinal studies of human flora before initial onset of intestinal inflammation have not been reported. Here, we demonstrate in murine and human recipients of allogeneic bone marrow transplantation (BMT) that intestinal inflammation secondary to graft-versus-host disease (GVHD) is associated with major shifts in the composition of the intestinal microbiota. The microbiota, in turn, can modulate the severity of intestinal inflammation. In mouse models of GVHD, we observed loss of overall diversity and expansion of Lactobacillales and loss of Clostridiales. Eliminating Lactobacillales from the flora of mice before BMT aggravated GVHD, whereas reintroducing the predominant species of Lactobacillus mediated significant protection against GVHD. We then characterized gut flora of patients during onset of intestinal inflammation caused by GVHD and found patterns mirroring those in mice. We also identified increased microbial chaos early after allogeneic BMT as a potential risk factor for subsequent GVHD. Together, these data demonstrate regulation of flora by intestinal inflammation and suggest that flora manipulation may reduce intestinal inflammation and improve outcomes for allogeneic BMT recipients.","author":[{"family":"Jenq","given":"Robert R"},{"family":"Ubeda","given":"Carles"},{"family":"Taur","given":"Ying"},{"family":"Menezes","given":"Clarissa C"},{"family":"Khanin","given":"Raya"},{"family":"Dudakov","given":"Jarrod A"},{"family":"Liu","given":"Chen"},{"family":"West","given":"Mallory L"},{"family":"Singer","given":"Natalie V"},{"family":"Equinda","given":"Michele J"},{"family":"Gobourne","given":"Asia"},{"family":"Lipuma","given":"Lauren"},{"family":"Young","given":"Lauren F"},{"family":"Smith","given":"Odette M"},{"family":"Ghosh","given":"Arnab"},{"family":"Hanash","given":"Alan M"},{"family":"Goldberg","given":"Jenna D"},{"family":"Aoyama","given":"Kazutoshi"},{"family":"Blazar","given":"Bruce R"},{"family":"Pamer","given":"Eric G"},{"family":"van den Brink","given":"Marcel R M"}],"authorYearDisplayFormat":false,"citation-label":"1486967","container-title":"The Journal of Experimental Medicine","container-title-short":"J. Exp. Med.","id":"1486967","invisible":false,"issue":"5","issued":{"date-parts":[["2012","5","7"]]},"journalAbbreviation":"J. Exp. Med.","page":"903-911","suppress-author":false,"title":"Regulation of intestinal inflammation by microbiota following allogeneic bone marrow transplantation.","type":"article-journal","volume":"209"},{"DOI":"10.1182/blood-2014-02-554725","First":false,"Last":false,"PMCID":"PMC4133489","PMID":"24939656","abstract":"Highly diverse bacterial populations inhabit the gastrointestinal tract and modulate host inflammation and promote immune tolerance. In allogeneic hematopoietic stem cell transplantation (allo-HSCT), the gastrointestinal mucosa is damaged, and colonizing bacteria are impacted, leading to an impaired intestinal microbiota with reduced diversity. We examined the impact of intestinal diversity on subsequent mortality outcomes following transplantation. Fecal specimens were collected from 80 recipients of allo-HSCT at the time of stem cell engraftment. Bacterial 16S rRNA gene sequences were characterized, and microbial diversity was estimated using the inverse Simpson index. Subjects were classified into high, intermediate, and low diversity groups and assessed for differences in outcomes. Mortality outcomes were significantly worse in patients with lower intestinal diversity; overall survival at 3 years was 36%, 60%, and 67% for low, intermediate, and high diversity groups, respectively (P = .019, log-rank test). Low diversity showed a strong effect on mortality after multivariate adjustment for other clinical predictors (transplant related mortality: adjusted hazard ratio, 5.25; P = .014). In conclusion, the diversity of the intestinal microbiota at engraftment is an independent predictor of mortality in allo-HSCT recipients. These results indicate that the intestinal microbiota may be an important factor in the success or failure in allo-HSCT. &lt;br&gt;&lt;br&gt;© 2014 by The American Society of Hematology.","author":[{"family":"Taur","given":"Ying"},{"family":"Jenq","given":"Robert R"},{"family":"Perales","given":"Miguel-Angel"},{"family":"Littmann","given":"Eric R"},{"family":"Morjaria","given":"Sejal"},{"family":"Ling","given":"Lilan"},{"family":"No","given":"Daniel"},{"family":"Gobourne","given":"Asia"},{"family":"Viale","given":"Agnes"},{"family":"Dahi","given":"Parastoo B"},{"family":"Ponce","given":"Doris M"},{"family":"Barker","given":"Juliet N"},{"family":"Giralt","given":"Sergio"},{"family":"van den Brink","given":"Marcel"},{"family":"Pamer","given":"Eric G"}],"authorYearDisplayFormat":false,"citation-label":"81036","container-title":"Blood","container-title-short":"Blood","id":"81036","invisible":false,"issue":"7","issued":{"date-parts":[["2014","8","14"]]},"journalAbbreviation":"Blood","page":"1174-1182","suppress-author":false,"title":"The effects of intestinal tract bacterial diversity on mortality following allogeneic hematopoietic stem cell transplantation.","type":"article-journal","volume":"124"},{"DOI":"10.1093/cid/cis580","First":false,"Last":false,"PMCID":"PMC3657523","PMID":"22718773","abstract":"&lt;strong&gt;BACKGROUND:&lt;/strong&gt;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transplantation.","type":"article-journal","volume":"55"},{"DOI":"10.1093/infdis/jix011","First":false,"Last":false,"PMCID":"PMC5426375","PMID":"28498996","abstract":"&lt;strong&gt;Background:&lt;/strong&gt; Clostridium difficile infection (CDI) is a frequent complication in recipients of allogeneic hematopoietic stem cell transplantation (allo-HSCT), who receive intensive treatments that significantly disrupt the intestinal microbiota. In this study, we examined the microbiota composition of allo-HSCT recipients to identify bacterial colonizers that confer protection against CDI after engraftment.&lt;br&gt;&lt;br&gt;&lt;strong&gt;Methods:&lt;/strong&gt; Feces collected from adult recipients allo-HSCT at engraftment were analyzed; 16S ribosomal RNA genes were sequenced and analyzed from each sample. Bacterial taxa with protective effects against development of CDI were identified by means of linear discriminant analysis effect size analysis and then further assessed with clinical predictors of CDI using survival analysis.&lt;br&gt;&lt;br&gt;&lt;strong&gt;Results:&lt;/strong&gt; A total of 234 allo-HSCT recipients were studied; postengraftment CDI developed in 53 (22.6%). Within the composition of the microbiota, the presence of 3 distinct bacterial taxa was correlated with protection against CDI: Bacteroidetes, Lachnospiraceae, and Ruminococcaceae. Colonization with these groups at engraftment was associated with a 60% lower risk of CDI, independent of clinical factors.&lt;br&gt;&lt;br&gt;&lt;strong&gt;Conclusions:&lt;/strong&gt; Colonization with these 3 bacterial groups is associated with a lower risk of CDI. These groups have been shown to be vital components of the intestinal microbiota. Targeted efforts to maintain them may help minimize the risk of CDI in this at-risk population.&lt;br&gt;&lt;br&gt;Published by Oxford University Press for the Infectious Diseases Society of America 2017. This work is written by (a) US Government employee(s) and is in the public domain in the US.","author":[{"family":"Lee","given":"Yeon Joo"},{"family":"Arguello","given":"Esther S"},{"family":"Jenq","given":"Robert R"},{"family":"Littmann","given":"Eric"},{"family":"Kim","given":"Grace J"},{"family":"Miller","given":"Liza C"},{"family":"Ling","given":"Lilan"},{"family":"Figueroa","given":"Cesar"},{"family":"Robilotti","given":"Elizabeth"},{"family":"Perales","given":"Miguel-Angel"},{"family":"Barker","given":"Juliet N"},{"family":"Giralt","given":"Sergio"},{"family":"van den Brink","given":"Marcel R M"},{"family":"Pamer","given":"Eric G"},{"family":"Taur","given":"Ying"}],"authorYearDisplayFormat":false,"citation-label":"3828259","container-title":"The Journal of Infectious Diseases","container-title-short":"J. Infect. Dis.","id":"3828259","invisible":false,"issue":"7","issued":{"date-parts":[["2017","4","1"]]},"journalAbbreviation":"J. Infect. Dis.","page":"1117-1123","suppress-author":false,"title":"Protective Factors in the Intestinal Microbiome Against Clostridium difficile Infection in Recipients of Allogeneic Hematopoietic Stem Cell Transplantation.","type":"article-journal","volume":"215"},{"DOI":"10.1056/NEJMoa1900623","First":false,"Last":false,"PMCID":"PMC7534690","PMID":"32101664","abstract":"&lt;strong&gt;BACKGROUND:&lt;/strong&gt;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Transplantation.","type":"article-journal","volume":"382"},{"DOI":"10.1128/IAI.00102-19","First":false,"Last":false,"PMCID":"PMC6589067","PMID":"31010813","abstract":"Vancomycin-resistant Enterococcus faecium (VRE) is a leading cause of hospital-acquired infections. This is particularly true in immunocompromised patients, where the damage to the microbiota caused by antibiotics can lead to VRE domination of the intestine, increasing a patient's risk for bloodstream infection. In previous studies we observed that the intestinal domination by VRE of patients hospitalized to receive allogeneic bone marrow transplantation can persist for weeks, but little is known about subspecies diversification and evolution during prolonged domination. Here we combined a longitudinal analysis of patient data and in vivo experiments to reveal previously unappreciated subspecies dynamics during VRE domination that appeared to be stable from 16S rRNA microbiota analyses. Whole-genome sequencing of isolates obtained from sequential stool samples provided by VRE-dominated patients revealed an unanticipated level of VRE population complexity that evolved over time. In experiments with ampicillin-treated mice colonized with a single CFU, VRE rapidly diversified and expanded into distinct lineages that competed for dominance. Mathematical modeling shows that in vivo evolution follows mostly a parabolic fitness landscape, where each new mutation provides diminishing returns and, in the setting of continuous ampicillin treatment, reveals a fitness advantage for mutations in penicillin-binding protein 5 (pbp5) that increase resistance to ampicillin. Our results reveal the rapid diversification of host-colonizing VRE populations, with implications for epidemiologic tracking of in-hospital VRE transmission and susceptibility to antibiotic treatment.&lt;br&gt;&lt;br&gt;Copyright © 2019 Dubin et al.","author":[{"family":"Dubin","given":"Krista A"},{"family":"Mathur","given":"Deepti"},{"family":"McKenney","given":"Peter T"},{"family":"Taylor","given":"Bradford P"},{"family":"Littmann","given":"Eric R"},{"family":"Peled","given":"Jonathan U"},{"family":"van den Brink","given":"Marcel R M"},{"family":"Taur","given":"Ying"},{"family":"Pamer","given":"Eric G"},{"family":"Xavier","given":"Joao B"}],"authorYearDisplayFormat":false,"citation-label":"7032437","container-title":"Infection and Immunity","container-title-short":"Infect. Immun.","id":"7032437","invisible":false,"issue":"7","issued":{"date-parts":[["2019","6","20"]]},"journalAbbreviation":"Infect. Immun.","suppress-author":false,"title":"Diversification and Evolution of Vancomycin-Resistant Enterococcus faecium during Intestinal Domination.","type":"article-journal","volume":"87"},{"DOI":"10.1128/IAI.01197-12","First":false,"Last":false,"PMCID":"PMC3584866","PMID":"23319552","abstract":"Bacteria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humans.","type":"article-journal","volume":"588"},{"DOI":"10.1200/JCO.2016.70.3348","First":false,"Last":false,"PMCID":"PMC5455763","PMID":"28296584","abstract":"Purpose The major causes of mortality after allogeneic hematopoietic-cell transplantation (allo-HCT) are relapse, graft-versus-host disease (GVHD), and infection. We have reported previously that alterations in the intestinal flora are associated with GVHD, bacteremia, and reduced overall survival after allo-HCT. Because intestinal bacteria are potent modulators of systemic immune responses, including antitumor effects, we hypothesized that components of the intestinal flora could be associated with relapse after allo-HCT. Methods The intestinal microbiota of 541 patients admitted for allo-HCT was profiled by means of 16S ribosomal sequencing of prospectively collected stool samples. We examined the relationship between abundance of microbiota species or groups of related species and relapse/progression of disease during 2 years of follow-up time after allo-HCT by using cause-specific proportional hazards in a retrospective discovery-validation cohort study. Results Higher abundance of a bacterial group composed mostly of Eubacterium limosum in the validation set was associated with a decreased risk of relapse/progression of disease (hazard ratio [HR], 0.82 per 10-fold increase in abundance; 95% CI, 0.71 to 0.95; P = .009). When the patients were categorized according to presence or absence of this bacterial group, presence also was associated with less relapse/progression of disease (HR, 0.52; 95% CI, 0.31 to 0.87; P = .01). The 2-year cumulative incidences of relapse/progression among patients with and without this group of bacteria were 19.8% and 33.8%, respectively. These associations remained significant in multivariable models and were strongest among recipients of T-cell-replete allografts. Conclusion We found associations between the abundance of a group of bacteria in the intestinal flora and relapse/progression of disease after allo-HCT. These might serve as potential biomarkers or therapeutic targets to prevent relapse and improve survival after allo-HCT.","author":[{"family":"Peled","given":"Jonathan U"},{"family":"Devlin","given":"Sean M"},{"family":"Staffas","given":"Anna"},{"family":"Lumish","given":"Melissa"},{"family":"Khanin","given":"Raya"},{"family":"Littmann","given":"Eric R"},{"family":"Ling","given":"Lilan"},{"family":"Kosuri","given":"Satyajit"},{"family":"Maloy","given":"Molly"},{"family":"Slingerland","given":"John B"},{"family":"Ahr","given":"Katya F"},{"family":"Porosnicu Rodriguez","given":"Kori A"},{"family":"Shono","given":"Yusuke"},{"family":"Slingerland","given":"Ann E"},{"family":"Docampo","given":"Melissa D"},{"family":"Sung","given":"Anthony D"},{"family":"Weber","given":"Daniela"},{"family":"Alousi","given":"Amin M"},{"family":"Gyurkocza","given":"Boglarka"},{"family":"Ponce","given":"Doris M"},{"family":"Barker","given":"Juliet N"},{"family":"Perales","given":"Miguel-Angel"},{"family":"Giralt","given":"Sergio A"},{"family":"Taur","given":"Ying"},{"family":"Pamer","given":"Eric G"},{"family":"Jenq","given":"Robert R"},{"family":"van den Brink","given":"Marcel R M"}],"authorYearDisplayFormat":false,"citation-label":"3306841","container-title":"Journal of Clinical Oncology","container-title-short":"J. Clin. Oncol.","id":"3306841","invisible":false,"issue":"15","issued":{"date-parts":[["2017","5","20"]]},"journalAbbreviation":"J. Clin. Oncol.","page":"1650-1659","suppress-author":false,"title":"Intestinal Microbiota and Relapse After Hematopoietic-Cell Transplantation.","type":"article-journal","volume":"35"},{"DOI":"10.1093/cid/ciaa068","First":false,"Last":false,"PMID":"31976518","abstract":"&lt;strong&gt;BACKGROUND:&lt;/strong&gt;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bacteria.","type":"article-journal"},{"DOI":"10.1016/j.bbmt.2017.02.006","First":false,"Last":false,"PMCID":"PMC5546237","PMID":"28232086","abstract":"In allogeneic stem cell transplantation (ASCT), systemic broad-spectrum antibiotics are frequently used for treatment of infectious complications, but their effect on microbiota composition is still poorly understood. This retrospective analysis of 621 patients who underwent ASCT at the University Medical Center of Regensburg and Memorial Sloan Kettering Cancer Center in New York assessed the impact of timing of peritransplant antibiotic treatment on intestinal microbiota composition as well as transplant-related mortality (TRM) and overall survival. Early exposure to antibiotics was associated with lower urinary 3-indoxyl sulfate levels (P &lt;  .001) and a decrease in fecal abundance of commensal Clostridiales (P = .03) compared with late antibiotic treatment, which was particularly significant (P = .005) for Clostridium cluster XIVa in the Regensburg group. Earlier antibiotic treatment before ASCT was further associated with a higher TRM (34%, 79/236) compared with post-ASCT (21%, 62/297, P = .001) or no antibiotics (7%, 6/88, P &lt;  .001). Timing of antibiotic treatment was the dominant independent risk factor for TRM (HR, 2.0; P ≤ .001) in multivariate analysis besides increase age (HR, 2.15; P = .004), reduced Karnofsky performance status (HR, 1.47; P = .03), and female donor-male recipient sex combination (HR, 1.56; P = .02) A competing risk analysis revealed the independent effect of early initiation of antibiotics on graft-versus-host disease-related TRM (P = .004) in contrast to infection-related TRM and relapse (not significant). The poor outcome associated with early administration of antibiotic therapy that is active against commensal organisms, and specifically the possibly protective Clostridiales, calls for the use of Clostridiales-sparing antibiotics and rapid restoration of microbiota diversity after cessation of antibiotic treatment.&lt;br&gt;&lt;br&gt;Copyright © 2017 The American Society for Blood and Marrow Transplantation. Published by Elsevier Inc. All rights reserved.","author":[{"family":"Weber","given":"Daniela"},{"family":"Jenq","given":"Robert R"},{"family":"Peled","given":"Jonathan U"},{"family":"Taur","given":"Ying"},{"family":"Hiergeist","given":"Andreas"},{"family":"Koestler","given":"Josef"},{"family":"Dettmer","given":"Katja"},{"family":"Weber","given":"Markus"},{"family":"Wolff","given":"Daniel"},{"family":"Hahn","given":"Joachim"},{"family":"Pamer","given":"Eric G"},{"family":"Herr","given":"Wolfgang"},{"family":"Gessner","given":"André"},{"family":"Oefner","given":"Peter J"},{"family":"van den Brink","given":"Marcel R M"},{"family":"Holler","given":"Ernst"}],"authorYearDisplayFormat":false,"citation-label":"3883648","container-title":"Biology of Blood and Marrow Transplantation","container-title-short":"Biol. Blood Marrow Transplant.","id":"3883648","invisible":false,"issue":"5","issued":{"date-parts":[["2017","5"]]},"journalAbbreviation":"Biol. Blood Marrow Transplant.","page":"845-852","suppress-author":false,"title":"Microbiota Disruption Induced by Early Use of Broad-Spectrum Antibiotics Is an Independent Risk Factor of Outcome after Allogeneic Stem Cell Transplantation.","type":"article-journal","volume":"23"},{"DOI":"10.1182/blood-2018-01-828996","First":false,"Last":false,"PMCID":"PMC6024637","PMID":"29674425","abstract":"Respiratory viral infections are frequent in patients undergoing allogeneic hematopoietic stem cell transplantation (allo-HCT) and can potentially progress to lower respiratory tract infection (LRTI). The intestinal microbiota contributes to resistance against viral and bacterial pathogens in the lung. However, whether intestinal microbiota composition and associated changes in microbe-derived metabolites contribute to the risk of LRTI following upper respiratory tract viral infection remains unexplored in the setting of allo-HCT. Fecal samples from 360 allo-HCT patients were collected at the time of stem cell engraftment and subjected to deep, 16S ribosomal RNA gene sequencing to determine microbiota composition, and short-chain fatty acid levels were determined in a nested subset of fecal samples. The development of respiratory viral infections and LRTI was determined for 180 days following allo-HCT. Clinical and microbiota risk factors for LRTI were subsequently evaluated using survival analysis. Respiratory viral infection occurred in 149 (41.4%) patients. Of those, 47 (31.5%) developed LRTI. Patients with higher abundances of butyrate-producing bacteria were fivefold less likely to develop viral LRTI, independent of other factors (adjusted hazard ratio = 0.22, 95% confidence interval 0.04-0.69). Higher representation of butyrate-producing bacteria in the fecal microbiota is associated with increased resistance against respiratory viral infection with LRTI in allo-HCT patients.&lt;br&gt;&lt;br&gt;© 2018 by The American Society of Hematology.","author":[{"family":"Haak","given":"Bastiaan W"},{"family":"Littmann","given":"Eric R"},{"family":"Chaubard","given":"Jean-Luc"},{"family":"Pickard","given":"Amanda J"},{"family":"Fontana","given":"Emily"},{"family":"Adhi","given":"Fatima"},{"family":"Gyaltshen","given":"Yangtsho"},{"family":"Ling","given":"Lilan"},{"family":"Morjaria","given":"Sejal M"},{"family":"Peled","given":"Jonathan U"},{"family":"van den Brink","given":"Marcel R"},{"family":"Geyer","given":"Alexander I"},{"family":"Cross","given":"Justin R"},{"family":"Pamer","given":"Eric G"},{"family":"Taur","given":"Ying"}],"authorYearDisplayFormat":false,"citation-label":"5144716","container-title":"Blood","container-title-short":"Blood","id":"5144716","invisible":false,"issue":"26","issued":{"date-parts":[["2018","6","28"]]},"journalAbbreviation":"Blood","page":"2978-2986","suppress-author":false,"title":"Impact of gut colonization with butyrate-producing microbiota on respiratory viral infection following allo-HCT.","type":"article-journal","volume":"131"},{"DOI":"10.1172/JCI43918","First":false,"Last":false,"PMCID":"PMC2993598","PMID":"21099116","abstract":"Bloodstream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sepsis.","author":[{"family":"Ubeda","given":"Carles"},{"family":"Taur","given":"Ying"},{"family":"Jenq","given":"Robert R"},{"family":"Equinda","given":"Michele J"},{"family":"Son","given":"Tammy"},{"family":"Samstein","given":"Miriam"},{"family":"Viale","given":"Agnes"},{"family":"Socci","given":"Nicholas D"},{"family":"van den Brink","given":"Marcel R M"},{"family":"Kamboj","given":"Mini"},{"family":"Pamer","given":"Eric G"}],"authorYearDisplayFormat":false,"citation-label":"122253","container-title":"The Journal of Clinical Investigation","container-title-short":"J. Clin. Invest.","id":"122253","invisible":false,"issue":"12","issued":{"date-parts":[["2010","12"]]},"journalAbbreviation":"J. Clin. Invest.","page":"4332-4341","suppress-author":false,"title":"Vancomycin-resistant Enterococcus domination of intestinal microbiota is enabled by antibiotic treatment in mice and precedes bloodstream invasion in humans.","type":"article-journal","volume":"120"},{"DOI":"10.1126/scitranslmed.aaf2311","First":false,"Last":false,"PMCID":"PMC4991773","PMID":"27194729","abstract":"Intestinal bacteria may modulate the risk of infection and graft-versus-host disease (GVHD) after allogeneic hematopoietic stem cell transplantation (allo-HSCT). Allo-HSCT recipients often develop neutropenic fever, which is treated with antibiotics that may target anaerobic bacteria in the gut. We retrospectively examined 857 allo-HSCT recipients and found that treatment of neutropenic fever with imipenem-cilastatin and piperacillin-tazobactam antibiotics was associated with increased GVHD-related mortality at 5 years (21.5% for imipenem-cilastatin-treated patients versus 13.1% for untreated patients, P = 0.025; 19.8% for piperacillin-tazobactam-treated patients versus 11.9% for untreated patients, P = 0.007). However, two other antibiotics also used to treat neutropenic fever, aztreonam and cefepime, were not associated with GVHD-related mortality (P = 0.78 and P = 0.98, respectively). Analysis of stool specimens from allo-HSCT recipients showed that piperacillin-tazobactam administration was associated with perturbation of gut microbial composition. Studies in mice demonstrated aggravated GVHD mortality with imipenem-cilastatin or piperacillin-tazobactam compared to aztreonam (P &lt;  0.01 and P &lt;  0.05, respectively). We found pathological evidence for increased GVHD in the colon of imipenem-cilastatin-treated mice (P &lt;  0.05), but no difference in the concentration of short-chain fatty acids or numbers of regulatory T cells. Notably, imipenem-cilastatin treatment of mice with GVHD led to loss of the protective mucus lining of the colon (P &lt;  0.01) and the compromising of intestinal barrier function (P &lt;  0.05). Sequencing of mouse stool specimens showed an increase in Akkermansia muciniphila (P &lt;  0.001), a commensal bacterium with mucus-degrading capabilities, raising the possibility that mucus degradation may contribute to murine GVHD. We demonstrate an underappreciated risk for the treatment of allo-HSCT recipients with antibiotics that may exacerbate GVHD in the colon.&lt;br&gt;&lt;br&gt;Copyright © 2016, American Association for the Advancement of Science.","author":[{"family":"Shono","given":"Yusuke"},{"family":"Docampo","given":"Melissa D"},{"family":"Peled","given":"Jonathan U"},{"family":"Perobelli","given":"Suelen M"},{"family":"Velardi","given":"Enrico"},{"family":"Tsai","given":"Jennifer J"},{"family":"Slingerland","given":"Ann E"},{"family":"Smith","given":"Odette M"},{"family":"Young","given":"Lauren F"},{"family":"Gupta","given":"Jyotsna"},{"family":"Lieberman","given":"Sophia R"},{"family":"Jay","given":"Hillary V"},{"family":"Ahr","given":"Katya F"},{"family":"Porosnicu Rodriguez","given":"Kori A"},{"family":"Xu","given":"Ke"},{"family":"Calarfiore","given":"Marco"},{"family":"Poeck","given":"Hendrik"},{"family":"Caballero","given":"Silvia"},{"family":"Devlin","given":"Sean M"},{"family":"Rapaport","given":"Franck"},{"family":"Dudakov","given":"Jarrod A"},{"family":"Hanash","given":"Alan M"},{"family":"Gyurkocza","given":"Boglarka"},{"family":"Murphy","given":"George F"},{"family":"Gomes","given":"Camilla"},{"family":"Liu","given":"Chen"},{"family":"Moss","given":"Eli L"},{"family":"Falconer","given":"Shannon B"},{"family":"Bhatt","given":"Ami S"},{"family":"Taur","given":"Ying"},{"family":"Pamer","given":"Eric G"},{"family":"van den Brink","given":"Marcel R M"},{"family":"Jenq","given":"Robert R"}],"authorYearDisplayFormat":false,"citation-label":"3227041","container-title":"Science Translational Medicine","container-title-short":"Sci. Transl. Med.","id":"3227041","invisible":false,"issue":"339","issued":{"date-parts":[["2016","5","18"]]},"journalAbbreviation":"Sci. Transl. Med.","page":"339ra71","suppress-author":false,"title":"Increased GVHD-related mortality with broad-spectrum antibiotic use after allogeneic hematopoietic stem cell transplantation in human patients and mice.","type":"article-journal","volume":"8"}]</w:instrText>
      </w:r>
      <w:r w:rsidR="00897DE6" w:rsidRPr="00330968">
        <w:rPr>
          <w:sz w:val="22"/>
          <w:szCs w:val="22"/>
        </w:rPr>
        <w:fldChar w:fldCharType="separate"/>
      </w:r>
      <w:r w:rsidR="00080C1C" w:rsidRPr="00080C1C">
        <w:rPr>
          <w:noProof/>
          <w:sz w:val="22"/>
          <w:szCs w:val="22"/>
          <w:vertAlign w:val="superscript"/>
        </w:rPr>
        <w:t>3,10–27</w:t>
      </w:r>
      <w:r w:rsidR="00897DE6" w:rsidRPr="00330968">
        <w:rPr>
          <w:sz w:val="22"/>
          <w:szCs w:val="22"/>
        </w:rPr>
        <w:fldChar w:fldCharType="end"/>
      </w:r>
      <w:r w:rsidR="00A86D43" w:rsidRPr="00330968">
        <w:rPr>
          <w:sz w:val="22"/>
          <w:szCs w:val="22"/>
        </w:rPr>
        <w:t>. We used these</w:t>
      </w:r>
      <w:r w:rsidRPr="00330968">
        <w:rPr>
          <w:sz w:val="22"/>
          <w:szCs w:val="22"/>
        </w:rPr>
        <w:t xml:space="preserve"> data</w:t>
      </w:r>
      <w:r w:rsidR="00A86D43" w:rsidRPr="00330968">
        <w:rPr>
          <w:sz w:val="22"/>
          <w:szCs w:val="22"/>
        </w:rPr>
        <w:t>, in part or in whole,</w:t>
      </w:r>
      <w:r w:rsidRPr="00330968">
        <w:rPr>
          <w:sz w:val="22"/>
          <w:szCs w:val="22"/>
        </w:rPr>
        <w:t xml:space="preserve"> to design lab experiments with mice and identify mechanisms such as microbiota protection against vancomycin resistant </w:t>
      </w:r>
      <w:r w:rsidRPr="00330968">
        <w:rPr>
          <w:i/>
          <w:iCs/>
          <w:sz w:val="22"/>
          <w:szCs w:val="22"/>
        </w:rPr>
        <w:t>Enterococcus</w:t>
      </w:r>
      <w:r w:rsidRPr="00330968">
        <w:fldChar w:fldCharType="begin"/>
      </w:r>
      <w:r w:rsidR="00080C1C">
        <w:instrText>ADDIN F1000_CSL_CITATION&lt;~#@#~&gt;[{"DOI":"10.1128/IAI.01197-12","First":false,"Last":false,"PMCID":"PMC3584866","PMID":"23319552","abstract":"Bacteria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w:instrText>
      </w:r>
      <w:r w:rsidRPr="00330968">
        <w:fldChar w:fldCharType="separate"/>
      </w:r>
      <w:bookmarkStart w:id="14" w:name="__Fieldmark__539_3653938373"/>
      <w:r w:rsidR="00080C1C" w:rsidRPr="00080C1C">
        <w:rPr>
          <w:sz w:val="22"/>
          <w:szCs w:val="22"/>
          <w:vertAlign w:val="superscript"/>
        </w:rPr>
        <w:t>17</w:t>
      </w:r>
      <w:r w:rsidRPr="00330968">
        <w:fldChar w:fldCharType="end"/>
      </w:r>
      <w:bookmarkEnd w:id="14"/>
      <w:r w:rsidRPr="00330968">
        <w:rPr>
          <w:sz w:val="22"/>
          <w:szCs w:val="22"/>
        </w:rPr>
        <w:t xml:space="preserve">, the impact of dietary lactose on the expansion of </w:t>
      </w:r>
      <w:r w:rsidRPr="00330968">
        <w:rPr>
          <w:i/>
          <w:iCs/>
          <w:sz w:val="22"/>
          <w:szCs w:val="22"/>
        </w:rPr>
        <w:t>Enterococcus</w:t>
      </w:r>
      <w:r w:rsidRPr="00330968">
        <w:rPr>
          <w:sz w:val="22"/>
          <w:szCs w:val="22"/>
        </w:rPr>
        <w:t xml:space="preserve"> in the gut</w:t>
      </w:r>
      <w:r w:rsidRPr="00330968">
        <w:fldChar w:fldCharType="begin"/>
      </w:r>
      <w:r w:rsidR="00080C1C">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rsidRPr="00330968">
        <w:fldChar w:fldCharType="separate"/>
      </w:r>
      <w:bookmarkStart w:id="15" w:name="__Fieldmark__546_3653938373"/>
      <w:r w:rsidR="00080C1C" w:rsidRPr="00080C1C">
        <w:rPr>
          <w:sz w:val="22"/>
          <w:szCs w:val="22"/>
          <w:vertAlign w:val="superscript"/>
        </w:rPr>
        <w:t>20</w:t>
      </w:r>
      <w:r w:rsidRPr="00330968">
        <w:fldChar w:fldCharType="end"/>
      </w:r>
      <w:bookmarkEnd w:id="15"/>
      <w:ins w:id="16" w:author="Chen Liao" w:date="2021-01-17T08:14:00Z">
        <w:r w:rsidR="00C8680F">
          <w:rPr>
            <w:sz w:val="22"/>
            <w:szCs w:val="22"/>
          </w:rPr>
          <w:t xml:space="preserve">, </w:t>
        </w:r>
      </w:ins>
      <w:del w:id="17" w:author="Chen Liao" w:date="2021-01-17T08:14:00Z">
        <w:r w:rsidRPr="00330968" w:rsidDel="00C8680F">
          <w:rPr>
            <w:sz w:val="22"/>
            <w:szCs w:val="22"/>
          </w:rPr>
          <w:delText xml:space="preserve"> and </w:delText>
        </w:r>
      </w:del>
      <w:r w:rsidRPr="00330968">
        <w:rPr>
          <w:sz w:val="22"/>
          <w:szCs w:val="22"/>
        </w:rPr>
        <w:t xml:space="preserve">resistance to colonization by </w:t>
      </w:r>
      <w:proofErr w:type="spellStart"/>
      <w:r w:rsidRPr="00330968">
        <w:rPr>
          <w:i/>
          <w:iCs/>
          <w:sz w:val="22"/>
          <w:szCs w:val="22"/>
        </w:rPr>
        <w:t>Clostridioides</w:t>
      </w:r>
      <w:proofErr w:type="spellEnd"/>
      <w:r w:rsidRPr="00330968">
        <w:rPr>
          <w:i/>
          <w:iCs/>
          <w:sz w:val="22"/>
          <w:szCs w:val="22"/>
        </w:rPr>
        <w:t xml:space="preserve"> difficile</w:t>
      </w:r>
      <w:r w:rsidRPr="00330968">
        <w:fldChar w:fldCharType="begin"/>
      </w:r>
      <w:r w:rsidR="00080C1C">
        <w:instrText>ADDIN F1000_CSL_CITATION&lt;~#@#~&gt;[{"DOI":"10.1038/nature13828","First":false,"Last":false,"PMCID":"PMC4354891","PMID":"25337874","abstract":"The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w:instrText>
      </w:r>
      <w:r w:rsidRPr="00330968">
        <w:fldChar w:fldCharType="separate"/>
      </w:r>
      <w:bookmarkStart w:id="18" w:name="__Fieldmark__557_3653938373"/>
      <w:r w:rsidR="00080C1C" w:rsidRPr="00080C1C">
        <w:rPr>
          <w:sz w:val="22"/>
          <w:szCs w:val="22"/>
          <w:vertAlign w:val="superscript"/>
        </w:rPr>
        <w:t>19</w:t>
      </w:r>
      <w:r w:rsidRPr="00330968">
        <w:fldChar w:fldCharType="end"/>
      </w:r>
      <w:bookmarkEnd w:id="18"/>
      <w:ins w:id="19" w:author="Chen Liao" w:date="2021-01-17T08:14:00Z">
        <w:r w:rsidR="00C8680F" w:rsidRPr="00DB00B7">
          <w:rPr>
            <w:sz w:val="22"/>
            <w:szCs w:val="22"/>
            <w:rPrChange w:id="20" w:author="Chen Liao" w:date="2021-01-17T16:06:00Z">
              <w:rPr/>
            </w:rPrChange>
          </w:rPr>
          <w:t xml:space="preserve">, and </w:t>
        </w:r>
      </w:ins>
      <w:ins w:id="21" w:author="Chen Liao" w:date="2021-01-17T08:15:00Z">
        <w:r w:rsidR="00C8680F" w:rsidRPr="00DB00B7">
          <w:rPr>
            <w:sz w:val="22"/>
            <w:szCs w:val="22"/>
            <w:rPrChange w:id="22" w:author="Chen Liao" w:date="2021-01-17T16:06:00Z">
              <w:rPr/>
            </w:rPrChange>
          </w:rPr>
          <w:t xml:space="preserve">microbiome risk factors for </w:t>
        </w:r>
      </w:ins>
      <w:ins w:id="23" w:author="Chen Liao" w:date="2021-01-17T08:16:00Z">
        <w:r w:rsidR="00C8680F" w:rsidRPr="00DB00B7">
          <w:rPr>
            <w:sz w:val="22"/>
            <w:szCs w:val="22"/>
            <w:rPrChange w:id="24" w:author="Chen Liao" w:date="2021-01-17T16:06:00Z">
              <w:rPr/>
            </w:rPrChange>
          </w:rPr>
          <w:t>Graft-versus-host disease (</w:t>
        </w:r>
      </w:ins>
      <w:ins w:id="25" w:author="Chen Liao" w:date="2021-01-17T08:15:00Z">
        <w:r w:rsidR="00C8680F" w:rsidRPr="00DB00B7">
          <w:rPr>
            <w:sz w:val="22"/>
            <w:szCs w:val="22"/>
            <w:rPrChange w:id="26" w:author="Chen Liao" w:date="2021-01-17T16:06:00Z">
              <w:rPr/>
            </w:rPrChange>
          </w:rPr>
          <w:t>GVHD</w:t>
        </w:r>
      </w:ins>
      <w:ins w:id="27" w:author="Chen Liao" w:date="2021-01-17T08:16:00Z">
        <w:r w:rsidR="00C8680F" w:rsidRPr="00DB00B7">
          <w:rPr>
            <w:sz w:val="22"/>
            <w:szCs w:val="22"/>
            <w:rPrChange w:id="28" w:author="Chen Liao" w:date="2021-01-17T16:06:00Z">
              <w:rPr/>
            </w:rPrChange>
          </w:rPr>
          <w:t>)</w:t>
        </w:r>
      </w:ins>
      <w:ins w:id="29" w:author="Chen Liao" w:date="2021-01-17T08:15:00Z">
        <w:r w:rsidR="00C8680F" w:rsidRPr="00DB00B7">
          <w:rPr>
            <w:sz w:val="22"/>
            <w:szCs w:val="22"/>
            <w:rPrChange w:id="30" w:author="Chen Liao" w:date="2021-01-17T16:06:00Z">
              <w:rPr/>
            </w:rPrChange>
          </w:rPr>
          <w:t xml:space="preserve">-related </w:t>
        </w:r>
      </w:ins>
      <w:ins w:id="31" w:author="Chen Liao" w:date="2021-01-17T08:16:00Z">
        <w:r w:rsidR="00C8680F" w:rsidRPr="00DB00B7">
          <w:rPr>
            <w:sz w:val="22"/>
            <w:szCs w:val="22"/>
            <w:rPrChange w:id="32" w:author="Chen Liao" w:date="2021-01-17T16:06:00Z">
              <w:rPr/>
            </w:rPrChange>
          </w:rPr>
          <w:t>mortality</w:t>
        </w:r>
      </w:ins>
      <w:del w:id="33" w:author="Chen Liao" w:date="2021-01-17T08:17:00Z">
        <w:r w:rsidR="00D018ED" w:rsidRPr="00DB00B7" w:rsidDel="00D018ED">
          <w:rPr>
            <w:sz w:val="22"/>
            <w:szCs w:val="22"/>
            <w:rPrChange w:id="34" w:author="Chen Liao" w:date="2021-01-17T16:06:00Z">
              <w:rPr/>
            </w:rPrChange>
          </w:rPr>
          <w:fldChar w:fldCharType="begin"/>
        </w:r>
        <w:r w:rsidR="00D018ED" w:rsidRPr="00DB00B7" w:rsidDel="00D018ED">
          <w:rPr>
            <w:sz w:val="22"/>
            <w:szCs w:val="22"/>
            <w:rPrChange w:id="35" w:author="Chen Liao" w:date="2021-01-17T16:06:00Z">
              <w:rPr/>
            </w:rPrChange>
          </w:rPr>
          <w:delInstrText>ADDIN F1000_CSL_CITATION</w:delInstrText>
        </w:r>
        <w:r w:rsidR="00D018ED" w:rsidRPr="00DB00B7" w:rsidDel="00D018ED">
          <w:rPr>
            <w:sz w:val="22"/>
            <w:szCs w:val="22"/>
            <w:rPrChange w:id="36" w:author="Chen Liao" w:date="2021-01-17T16:06:00Z">
              <w:rPr/>
            </w:rPrChange>
          </w:rPr>
          <w:fldChar w:fldCharType="separate"/>
        </w:r>
        <w:r w:rsidR="00D018ED" w:rsidRPr="00DB00B7" w:rsidDel="00D018ED">
          <w:rPr>
            <w:noProof/>
            <w:sz w:val="22"/>
            <w:szCs w:val="22"/>
            <w:rPrChange w:id="37" w:author="Chen Liao" w:date="2021-01-17T16:06:00Z">
              <w:rPr>
                <w:noProof/>
              </w:rPr>
            </w:rPrChange>
          </w:rPr>
          <w:delText>{...}</w:delText>
        </w:r>
        <w:r w:rsidR="00D018ED" w:rsidRPr="00DB00B7" w:rsidDel="00D018ED">
          <w:rPr>
            <w:sz w:val="22"/>
            <w:szCs w:val="22"/>
            <w:rPrChange w:id="38" w:author="Chen Liao" w:date="2021-01-17T16:06:00Z">
              <w:rPr/>
            </w:rPrChange>
          </w:rPr>
          <w:fldChar w:fldCharType="end"/>
        </w:r>
      </w:del>
      <w:del w:id="39" w:author="Chen Liao" w:date="2021-01-17T08:18:00Z">
        <w:r w:rsidR="00D018ED" w:rsidRPr="00DB00B7" w:rsidDel="00D018ED">
          <w:rPr>
            <w:sz w:val="22"/>
            <w:szCs w:val="22"/>
            <w:rPrChange w:id="40" w:author="Chen Liao" w:date="2021-01-17T16:06:00Z">
              <w:rPr/>
            </w:rPrChange>
          </w:rPr>
          <w:fldChar w:fldCharType="begin"/>
        </w:r>
        <w:r w:rsidR="00D018ED" w:rsidRPr="00DB00B7" w:rsidDel="00D018ED">
          <w:rPr>
            <w:sz w:val="22"/>
            <w:szCs w:val="22"/>
            <w:rPrChange w:id="41" w:author="Chen Liao" w:date="2021-01-17T16:06:00Z">
              <w:rPr/>
            </w:rPrChange>
          </w:rPr>
          <w:delInstrText>ADDIN F1000_CSL_CITATION</w:delInstrText>
        </w:r>
        <w:r w:rsidR="00D018ED" w:rsidRPr="00DB00B7" w:rsidDel="00D018ED">
          <w:rPr>
            <w:sz w:val="22"/>
            <w:szCs w:val="22"/>
            <w:rPrChange w:id="42" w:author="Chen Liao" w:date="2021-01-17T16:06:00Z">
              <w:rPr/>
            </w:rPrChange>
          </w:rPr>
          <w:fldChar w:fldCharType="separate"/>
        </w:r>
        <w:r w:rsidR="00D018ED" w:rsidRPr="00DB00B7" w:rsidDel="00D018ED">
          <w:rPr>
            <w:noProof/>
            <w:sz w:val="22"/>
            <w:szCs w:val="22"/>
            <w:rPrChange w:id="43" w:author="Chen Liao" w:date="2021-01-17T16:06:00Z">
              <w:rPr>
                <w:noProof/>
              </w:rPr>
            </w:rPrChange>
          </w:rPr>
          <w:delText>{...}</w:delText>
        </w:r>
        <w:r w:rsidR="00D018ED" w:rsidRPr="00DB00B7" w:rsidDel="00D018ED">
          <w:rPr>
            <w:sz w:val="22"/>
            <w:szCs w:val="22"/>
            <w:rPrChange w:id="44" w:author="Chen Liao" w:date="2021-01-17T16:06:00Z">
              <w:rPr/>
            </w:rPrChange>
          </w:rPr>
          <w:fldChar w:fldCharType="end"/>
        </w:r>
      </w:del>
      <w:r w:rsidR="00D018ED" w:rsidRPr="00DB00B7">
        <w:rPr>
          <w:sz w:val="22"/>
          <w:szCs w:val="22"/>
          <w:rPrChange w:id="45" w:author="Chen Liao" w:date="2021-01-17T16:06:00Z">
            <w:rPr/>
          </w:rPrChange>
        </w:rPr>
        <w:fldChar w:fldCharType="begin"/>
      </w:r>
      <w:r w:rsidR="00080C1C">
        <w:rPr>
          <w:sz w:val="22"/>
          <w:szCs w:val="22"/>
        </w:rPr>
        <w:instrText>ADDIN F1000_CSL_CITATION&lt;~#@#~&gt;[{"DOI":"10.1016/j.bbmt.2015.04.016","First":false,"Last":false,"PMCID":"PMC4516127","PMID":"25977230","abstract":"The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disease.","type":"article-journal","volume":"366"},{"DOI":"10.1182/blood.2019003369","First":false,"Last":false,"PMCID":"PMC7332893","PMID":"32430495","abstract":"Studies of the relationship between the gastrointestinal microbiota and outcomes in allogeneic hematopoietic stem cell transplantation (allo-HCT) have thus far largely focused on early complications, predominantly infection and acute graft-versus-host disease (GVHD). We examined the potential relationship of the microbiome with chronic GVHD (cGVHD) by analyzing stool and plasma samples collected late after allo-HCT using a case-control study design. We found lower circulating concentrations of the microbe-derived short-chain fatty acids (SCFAs) propionate and butyrate in day 100 plasma samples from patients who developed cGVHD, compared with those who remained free of this complication, in the initial case-control cohort of transplant patients and in a further cross-sectional cohort from an independent transplant center. An additional cross-sectional patient cohort from a third transplant center was analyzed; however, serum (rather than plasma) was available, and the differences in SCFAs observed in the plasma samples were not recapitulated. In sum, our findings from the primary case-control cohort and 1 of 2 cross-sectional cohorts explored suggest that the gastrointestinal microbiome may exert immunomodulatory effects in allo-HCT patients at least in part due to control of systemic concentrations of microbe-derived SCFAs.&lt;br&gt;&lt;br&gt;© 2020 by The American Society of Hematology.","author":[{"family":"Markey","given":"Kate A"},{"family":"Schluter","given":"Jonas"},{"family":"Gomes","given":"Antonio L C"},{"family":"Littmann","given":"Eric R"},{"family":"Pickard","given":"Amanda J"},{"family":"Taylor","given":"Bradford P"},{"family":"Giardina","given":"Paul A"},{"family":"Weber","given":"Daniela"},{"family":"Dai","given":"Anqi"},{"family":"Docampo","given":"Melissa D"},{"family":"Armijo","given":"Gabriel K"},{"family":"Slingerland","given":"Ann E"},{"family":"Slingerland","given":"John B"},{"family":"Nichols","given":"Katherine B"},{"family":"Brereton","given":"Daniel G"},{"family":"Clurman","given":"Annelie G"},{"family":"Ramos","given":"Ruben J"},{"family":"Rao","given":"Arka"},{"family":"Bush","given":"Amy"},{"family":"Bohannon","given":"Lauren"},{"family":"Covington","given":"Megan"},{"family":"Lew","given":"Meagan V"},{"family":"Rizzieri","given":"David A"},{"family":"Chao","given":"Nelson"},{"family":"Maloy","given":"Molly"},{"family":"Cho","given":"Christina"},{"family":"Politikos","given":"Ioannis"},{"family":"Giralt","given":"Sergio"},{"family":"Taur","given":"Ying"},{"family":"Pamer","given":"Eric G"},{"family":"Holler","given":"Ernst"},{"family":"Perales","given":"Miguel-Angel"},{"family":"Ponce","given":"Doris M"},{"family":"Devlin","given":"Sean M"},{"family":"Xavier","given":"Joao"},{"family":"Sung","given":"Anthony D"},{"family":"Peled","given":"Jonathan U"},{"family":"Cross","given":"Justin R"},{"family":"van den Brink","given":"Marcel R M"}],"authorYearDisplayFormat":false,"citation-label":"8940034","container-title":"Blood","container-title-short":"Blood","id":"8940034","invisible":false,"issue":"1","issued":{"date-parts":[["2020","7","2"]]},"journalAbbreviation":"Blood","page":"130-136","suppress-author":false,"title":"The microbe-derived short-chain fatty acids butyrate and propionate are associated with protection from chronic GVHD.","type":"article-journal","volume":"136"}]</w:instrText>
      </w:r>
      <w:r w:rsidR="00D018ED" w:rsidRPr="00DB00B7">
        <w:rPr>
          <w:sz w:val="22"/>
          <w:szCs w:val="22"/>
          <w:rPrChange w:id="46" w:author="Chen Liao" w:date="2021-01-17T16:06:00Z">
            <w:rPr/>
          </w:rPrChange>
        </w:rPr>
        <w:fldChar w:fldCharType="separate"/>
      </w:r>
      <w:r w:rsidR="00080C1C" w:rsidRPr="00080C1C">
        <w:rPr>
          <w:noProof/>
          <w:sz w:val="22"/>
          <w:szCs w:val="22"/>
          <w:vertAlign w:val="superscript"/>
        </w:rPr>
        <w:t>20,21,28</w:t>
      </w:r>
      <w:r w:rsidR="00D018ED" w:rsidRPr="00DB00B7">
        <w:rPr>
          <w:sz w:val="22"/>
          <w:szCs w:val="22"/>
          <w:rPrChange w:id="47" w:author="Chen Liao" w:date="2021-01-17T16:06:00Z">
            <w:rPr/>
          </w:rPrChange>
        </w:rPr>
        <w:fldChar w:fldCharType="end"/>
      </w:r>
      <w:r w:rsidRPr="00330968">
        <w:rPr>
          <w:sz w:val="22"/>
          <w:szCs w:val="22"/>
        </w:rPr>
        <w:t xml:space="preserve">. The data compiled here include &gt;10,000 microbiota samples and clinical metadata from &gt;1,000 patients. We will continue to expand these data as we continue collection, but so </w:t>
      </w:r>
      <w:r w:rsidR="00DD239C" w:rsidRPr="00330968">
        <w:rPr>
          <w:sz w:val="22"/>
          <w:szCs w:val="22"/>
        </w:rPr>
        <w:t>far,</w:t>
      </w:r>
      <w:r w:rsidRPr="00330968">
        <w:rPr>
          <w:sz w:val="22"/>
          <w:szCs w:val="22"/>
        </w:rPr>
        <w:t xml:space="preserve"> we include only patients</w:t>
      </w:r>
      <w:r>
        <w:rPr>
          <w:sz w:val="22"/>
          <w:szCs w:val="22"/>
        </w:rPr>
        <w:t xml:space="preserve"> hospitalized for </w:t>
      </w:r>
      <w:proofErr w:type="spellStart"/>
      <w:r>
        <w:rPr>
          <w:sz w:val="22"/>
          <w:szCs w:val="22"/>
        </w:rPr>
        <w:t>allo</w:t>
      </w:r>
      <w:proofErr w:type="spellEnd"/>
      <w:r>
        <w:rPr>
          <w:sz w:val="22"/>
          <w:szCs w:val="22"/>
        </w:rPr>
        <w:t xml:space="preserve">-HCT. This choice makes the cohort uniform in </w:t>
      </w:r>
      <w:r w:rsidR="00402460">
        <w:rPr>
          <w:sz w:val="22"/>
          <w:szCs w:val="22"/>
        </w:rPr>
        <w:t xml:space="preserve">crucial </w:t>
      </w:r>
      <w:r>
        <w:rPr>
          <w:sz w:val="22"/>
          <w:szCs w:val="22"/>
        </w:rPr>
        <w:t>ways: The underlying disease is typically a hematologic malignancy such as leukemia or lymphoma</w:t>
      </w:r>
      <w:r w:rsidR="00E43B65">
        <w:rPr>
          <w:sz w:val="22"/>
          <w:szCs w:val="22"/>
        </w:rPr>
        <w:t>, and</w:t>
      </w:r>
      <w:r>
        <w:rPr>
          <w:sz w:val="22"/>
          <w:szCs w:val="22"/>
        </w:rPr>
        <w:t xml:space="preserve"> the patients all </w:t>
      </w:r>
      <w:r w:rsidR="008953ED">
        <w:rPr>
          <w:sz w:val="22"/>
          <w:szCs w:val="22"/>
        </w:rPr>
        <w:t xml:space="preserve">have </w:t>
      </w:r>
      <w:r>
        <w:rPr>
          <w:sz w:val="22"/>
          <w:szCs w:val="22"/>
        </w:rPr>
        <w:t>receive</w:t>
      </w:r>
      <w:r w:rsidR="008953ED">
        <w:rPr>
          <w:sz w:val="22"/>
          <w:szCs w:val="22"/>
        </w:rPr>
        <w:t>d</w:t>
      </w:r>
      <w:r>
        <w:rPr>
          <w:sz w:val="22"/>
          <w:szCs w:val="22"/>
        </w:rPr>
        <w:t xml:space="preserve"> chemotherapy and in some cases irradiation as conditioning regimen before infusion of hematopoietic cells from a healthy donor to reconstitute the hematopoietic system.</w:t>
      </w:r>
    </w:p>
    <w:p w14:paraId="3EA7A4F2" w14:textId="4F289CD4" w:rsidR="002436EA" w:rsidRDefault="00F84D19">
      <w:pPr>
        <w:ind w:firstLine="720"/>
        <w:jc w:val="both"/>
      </w:pPr>
      <w:r>
        <w:rPr>
          <w:sz w:val="22"/>
          <w:szCs w:val="22"/>
        </w:rPr>
        <w:t xml:space="preserve">Patients undergoing </w:t>
      </w:r>
      <w:proofErr w:type="spellStart"/>
      <w:r>
        <w:rPr>
          <w:sz w:val="22"/>
          <w:szCs w:val="22"/>
        </w:rPr>
        <w:t>allo</w:t>
      </w:r>
      <w:proofErr w:type="spellEnd"/>
      <w:r>
        <w:rPr>
          <w:sz w:val="22"/>
          <w:szCs w:val="22"/>
        </w:rPr>
        <w:t>-HCT are carefully monitored during their hospitalizations: HCT is considered the strongest perturbation of the immune system deliberately carried out in humans.</w:t>
      </w:r>
      <w:r w:rsidR="004A6C17">
        <w:rPr>
          <w:sz w:val="22"/>
          <w:szCs w:val="22"/>
        </w:rPr>
        <w:t xml:space="preserve"> Patients</w:t>
      </w:r>
      <w:r>
        <w:rPr>
          <w:sz w:val="22"/>
          <w:szCs w:val="22"/>
        </w:rPr>
        <w:t xml:space="preserve"> receive </w:t>
      </w:r>
      <w:r>
        <w:rPr>
          <w:i/>
          <w:iCs/>
          <w:sz w:val="22"/>
          <w:szCs w:val="22"/>
        </w:rPr>
        <w:t>prophylactic</w:t>
      </w:r>
      <w:r>
        <w:rPr>
          <w:sz w:val="22"/>
          <w:szCs w:val="22"/>
        </w:rPr>
        <w:t xml:space="preserve"> antibiotics</w:t>
      </w:r>
      <w:r w:rsidR="004A6C17">
        <w:rPr>
          <w:sz w:val="22"/>
          <w:szCs w:val="22"/>
        </w:rPr>
        <w:t xml:space="preserve"> </w:t>
      </w:r>
      <w:r w:rsidR="00970195">
        <w:rPr>
          <w:sz w:val="22"/>
          <w:szCs w:val="22"/>
        </w:rPr>
        <w:t>before the</w:t>
      </w:r>
      <w:r w:rsidR="004A6C17">
        <w:rPr>
          <w:sz w:val="22"/>
          <w:szCs w:val="22"/>
        </w:rPr>
        <w:t xml:space="preserve"> transplant</w:t>
      </w:r>
      <w:r>
        <w:rPr>
          <w:sz w:val="22"/>
          <w:szCs w:val="22"/>
        </w:rPr>
        <w:t xml:space="preserve"> (at MSK during certain years, a combination of </w:t>
      </w:r>
      <w:r w:rsidR="004A6C17">
        <w:rPr>
          <w:sz w:val="22"/>
          <w:szCs w:val="22"/>
        </w:rPr>
        <w:t xml:space="preserve">a </w:t>
      </w:r>
      <w:r w:rsidR="00970195">
        <w:rPr>
          <w:sz w:val="22"/>
          <w:szCs w:val="22"/>
        </w:rPr>
        <w:t>fluoroquinolone</w:t>
      </w:r>
      <w:r w:rsidR="004A6C17">
        <w:rPr>
          <w:sz w:val="22"/>
          <w:szCs w:val="22"/>
        </w:rPr>
        <w:t xml:space="preserve"> </w:t>
      </w:r>
      <w:r>
        <w:rPr>
          <w:sz w:val="22"/>
          <w:szCs w:val="22"/>
        </w:rPr>
        <w:t>and intravenous vancomycin</w:t>
      </w:r>
      <w:r>
        <w:fldChar w:fldCharType="begin"/>
      </w:r>
      <w:r w:rsidR="00080C1C">
        <w:instrText>ADDIN F1000_CSL_CITATION&lt;~#@#~&gt;[{"DOI":"10.1016/j.jinf.2014.06.004","First":false,"Last":false,"PMCID":"PMC4163089","PMID":"24931578","abstract":"BACKGROUND: We analyzed the effect of peri-transplant prophylaxis on the epidemiology of bacteremia in a 12-year contemporary cohort of allogeneic HSCT recipients at our center.METHODS: This was an observational study of 1052 consecutive adult HSCT from 2000 to 2011. Formal prophylaxis with vancomycin only, fluoroquinolone (FQ) only, or vancomycin + FQ was implemented in 2006. The cumulative incidence of day 100 bacteremia was compared between the Early Period (2000-2005) and the Recent Period (2006-2011). Predictors for pre-engraftment bacteremia were analyzed with Cox-proportional hazard models in a subcohort of 821 HSCT who received myeloablative or reduced intensity conditioning (MA/RIC).RESULTS: The incidence of bacteremia decreased in the Recent Period (32% vs 27%; P = 0.002), whereas the rates of resistance in gram-negative rods (GNR) and vancomycin-resistant enterococci (VRE) were similar between the two Periods (P values are not statistically significant.) In multivariate analyses, prophylaxis with vancomycin only or vancomycin + FQ was protective (HR = 0.5; CI = 0.30-0.72) and (HR = 0.3; CI = 0.12-0.52, P &amp;lt; 0.01). Vancomycin or vancomycin + FQ eliminated viridans streptococcal bacteremia (VSB); vancomycin + FQ decreased GNR bacteremia (HR = 0.35; CI = 0.15-0.85).CONCLUSIONS: Vancomycin-based prophylaxis peri-transplant in MA/RIC HSCT was associated with elimination of VSB and may be considered at centers with high incidence of this infection.Copyright © 2014 The British Infection Association. Published by Elsevier Ltd. All rights reserved.","author":[{"family":"Seo","given":"Susan K"},{"family":"Xiao","given":"Kun"},{"family":"Huang","given":"Yao-Ting"},{"family":"Jongwutiwes","given":"Ubonvan"},{"family":"Chung","given":"Dick"},{"family":"Maloy","given":"Molly"},{"family":"Giralt","given":"Sergio"},{"family":"Barker","given":"Juliet N"},{"family":"Jakubowski","given":"Ann A"},{"family":"Papanicolaou","given":"Genovefa A"}],"authorYearDisplayFormat":false,"citation-label":"1339886","container-title":"The Journal of Infection","container-title-short":"J. Infect.","id":"1339886","invisible":false,"issue":"4","issued":{"date-parts":[["2014","10"]]},"journalAbbreviation":"J. Infect.","page":"341-351","suppress-author":false,"title":"Impact of peri-transplant vancomycin and fluoroquinolone administration on rates of bacteremia in allogeneic hematopoietic stem cell transplant (HSCT) recipients: a 12-year single institution study.","type":"article-journal","volume":"69"}]</w:instrText>
      </w:r>
      <w:r>
        <w:fldChar w:fldCharType="separate"/>
      </w:r>
      <w:bookmarkStart w:id="48" w:name="__Fieldmark__677_3653938373"/>
      <w:r w:rsidR="00080C1C" w:rsidRPr="00080C1C">
        <w:rPr>
          <w:sz w:val="22"/>
          <w:szCs w:val="22"/>
          <w:vertAlign w:val="superscript"/>
        </w:rPr>
        <w:t>29</w:t>
      </w:r>
      <w:r>
        <w:fldChar w:fldCharType="end"/>
      </w:r>
      <w:bookmarkEnd w:id="48"/>
      <w:r w:rsidR="004A6C17">
        <w:t>)</w:t>
      </w:r>
      <w:r>
        <w:rPr>
          <w:sz w:val="22"/>
          <w:szCs w:val="22"/>
        </w:rPr>
        <w:t xml:space="preserve">, and </w:t>
      </w:r>
      <w:r w:rsidR="004A6C17">
        <w:rPr>
          <w:sz w:val="22"/>
          <w:szCs w:val="22"/>
        </w:rPr>
        <w:t>often they also</w:t>
      </w:r>
      <w:r>
        <w:rPr>
          <w:sz w:val="22"/>
          <w:szCs w:val="22"/>
        </w:rPr>
        <w:t xml:space="preserve"> receive </w:t>
      </w:r>
      <w:r>
        <w:rPr>
          <w:i/>
          <w:iCs/>
          <w:sz w:val="22"/>
          <w:szCs w:val="22"/>
        </w:rPr>
        <w:t>empirical</w:t>
      </w:r>
      <w:r>
        <w:rPr>
          <w:sz w:val="22"/>
          <w:szCs w:val="22"/>
        </w:rPr>
        <w:t xml:space="preserve"> (</w:t>
      </w:r>
      <w:r w:rsidR="004A6C17">
        <w:rPr>
          <w:sz w:val="22"/>
          <w:szCs w:val="22"/>
        </w:rPr>
        <w:t>without</w:t>
      </w:r>
      <w:r>
        <w:rPr>
          <w:sz w:val="22"/>
          <w:szCs w:val="22"/>
        </w:rPr>
        <w:t xml:space="preserve"> evidence of bloodstream infection) or therapeutic (</w:t>
      </w:r>
      <w:r w:rsidR="004A6C17">
        <w:rPr>
          <w:sz w:val="22"/>
          <w:szCs w:val="22"/>
        </w:rPr>
        <w:t>with</w:t>
      </w:r>
      <w:r>
        <w:rPr>
          <w:sz w:val="22"/>
          <w:szCs w:val="22"/>
        </w:rPr>
        <w:t xml:space="preserve"> evidence of bloodstream infection) antibiotics </w:t>
      </w:r>
      <w:r w:rsidR="004A6C17">
        <w:rPr>
          <w:sz w:val="22"/>
          <w:szCs w:val="22"/>
        </w:rPr>
        <w:t xml:space="preserve">in response to </w:t>
      </w:r>
      <w:r w:rsidR="00970195">
        <w:rPr>
          <w:sz w:val="22"/>
          <w:szCs w:val="22"/>
        </w:rPr>
        <w:t xml:space="preserve">infection symptoms such as a </w:t>
      </w:r>
      <w:r w:rsidR="004A6C17">
        <w:rPr>
          <w:sz w:val="22"/>
          <w:szCs w:val="22"/>
        </w:rPr>
        <w:t>neutropenic fever</w:t>
      </w:r>
      <w:r>
        <w:rPr>
          <w:sz w:val="22"/>
          <w:szCs w:val="22"/>
        </w:rPr>
        <w:t xml:space="preserve">. </w:t>
      </w:r>
      <w:r w:rsidR="00970195">
        <w:rPr>
          <w:sz w:val="22"/>
          <w:szCs w:val="22"/>
        </w:rPr>
        <w:t>P</w:t>
      </w:r>
      <w:r>
        <w:rPr>
          <w:sz w:val="22"/>
          <w:szCs w:val="22"/>
        </w:rPr>
        <w:t xml:space="preserve">atient treatment regimens and their associated microbiota changes allowed us to infer the association of individual antibiotic exposures on microbiota composition </w:t>
      </w:r>
      <w:r>
        <w:rPr>
          <w:i/>
          <w:iCs/>
          <w:sz w:val="22"/>
          <w:szCs w:val="22"/>
        </w:rPr>
        <w:t>in vivo</w:t>
      </w:r>
      <w:r>
        <w:fldChar w:fldCharType="begin"/>
      </w:r>
      <w:r w:rsidR="00080C1C">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49" w:name="__Fieldmark__709_3653938373"/>
      <w:r w:rsidR="00080C1C" w:rsidRPr="00080C1C">
        <w:rPr>
          <w:sz w:val="22"/>
          <w:szCs w:val="22"/>
          <w:vertAlign w:val="superscript"/>
        </w:rPr>
        <w:t>10</w:t>
      </w:r>
      <w:r>
        <w:fldChar w:fldCharType="end"/>
      </w:r>
      <w:bookmarkEnd w:id="49"/>
      <w:r>
        <w:rPr>
          <w:sz w:val="22"/>
          <w:szCs w:val="22"/>
        </w:rPr>
        <w:t xml:space="preserve">, and the time-series of white blood cells collected routinely for these patients allowed us to infer the impact of the gut </w:t>
      </w:r>
      <w:r w:rsidR="000D70BB">
        <w:rPr>
          <w:sz w:val="22"/>
          <w:szCs w:val="22"/>
        </w:rPr>
        <w:t>microbiota</w:t>
      </w:r>
      <w:r>
        <w:rPr>
          <w:sz w:val="22"/>
          <w:szCs w:val="22"/>
        </w:rPr>
        <w:t xml:space="preserve"> in the dynamics of the immune system of its human host</w:t>
      </w:r>
      <w:del w:id="50" w:author="Chen Liao" w:date="2021-01-17T17:23:00Z">
        <w:r w:rsidDel="00FE7C55">
          <w:fldChar w:fldCharType="begin"/>
        </w:r>
        <w:r w:rsidR="000E6970" w:rsidDel="00FE7C55">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FE7C55">
          <w:fldChar w:fldCharType="separate"/>
        </w:r>
        <w:bookmarkStart w:id="51" w:name="__Fieldmark__718_3653938373"/>
        <w:r w:rsidR="00DA5D9F" w:rsidRPr="00DA5D9F" w:rsidDel="00FE7C55">
          <w:rPr>
            <w:sz w:val="22"/>
            <w:szCs w:val="22"/>
            <w:vertAlign w:val="superscript"/>
          </w:rPr>
          <w:delText>30</w:delText>
        </w:r>
        <w:r w:rsidDel="00FE7C55">
          <w:fldChar w:fldCharType="end"/>
        </w:r>
      </w:del>
      <w:bookmarkEnd w:id="51"/>
      <w:r w:rsidR="00FE7C55">
        <w:fldChar w:fldCharType="begin"/>
      </w:r>
      <w:r w:rsidR="00080C1C">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E7C55">
        <w:fldChar w:fldCharType="separate"/>
      </w:r>
      <w:r w:rsidR="00080C1C" w:rsidRPr="00080C1C">
        <w:rPr>
          <w:noProof/>
          <w:vertAlign w:val="superscript"/>
        </w:rPr>
        <w:t>3</w:t>
      </w:r>
      <w:r w:rsidR="00FE7C55">
        <w:fldChar w:fldCharType="end"/>
      </w:r>
      <w:r>
        <w:rPr>
          <w:sz w:val="22"/>
          <w:szCs w:val="22"/>
        </w:rPr>
        <w:t>.</w:t>
      </w:r>
    </w:p>
    <w:p w14:paraId="406FAD42" w14:textId="5679B6C8" w:rsidR="002436EA" w:rsidRDefault="00F84D19">
      <w:pPr>
        <w:ind w:firstLine="720"/>
        <w:jc w:val="both"/>
      </w:pPr>
      <w:r>
        <w:rPr>
          <w:sz w:val="22"/>
          <w:szCs w:val="22"/>
        </w:rPr>
        <w:t xml:space="preserve">This vast longitudinal dataset of microbiota and associated clinical metadata from </w:t>
      </w:r>
      <w:proofErr w:type="spellStart"/>
      <w:r>
        <w:rPr>
          <w:sz w:val="22"/>
          <w:szCs w:val="22"/>
        </w:rPr>
        <w:t>allo</w:t>
      </w:r>
      <w:proofErr w:type="spellEnd"/>
      <w:r>
        <w:rPr>
          <w:sz w:val="22"/>
          <w:szCs w:val="22"/>
        </w:rPr>
        <w:t>-HCT patients may be of interest to investigators outside of our center. In this manuscript, we organize and explain the dataset to aid the broader academic community in addressing new questions. Our first goal is to compile and annotate easily accessibl</w:t>
      </w:r>
      <w:r w:rsidR="00DF05A5">
        <w:rPr>
          <w:sz w:val="22"/>
          <w:szCs w:val="22"/>
        </w:rPr>
        <w:t>e</w:t>
      </w:r>
      <w:r>
        <w:rPr>
          <w:sz w:val="22"/>
          <w:szCs w:val="22"/>
        </w:rPr>
        <w:t xml:space="preserve"> links to public repositories where the data may be obtained. Our second goal is to guide reader</w:t>
      </w:r>
      <w:r w:rsidR="005E4C23">
        <w:rPr>
          <w:sz w:val="22"/>
          <w:szCs w:val="22"/>
        </w:rPr>
        <w:t>s</w:t>
      </w:r>
      <w:r>
        <w:rPr>
          <w:sz w:val="22"/>
          <w:szCs w:val="22"/>
        </w:rPr>
        <w:t xml:space="preserve"> through quantitative analysis </w:t>
      </w:r>
      <w:r w:rsidR="00C611FA">
        <w:rPr>
          <w:sz w:val="22"/>
          <w:szCs w:val="22"/>
        </w:rPr>
        <w:t xml:space="preserve">of </w:t>
      </w:r>
      <w:r>
        <w:rPr>
          <w:sz w:val="22"/>
          <w:szCs w:val="22"/>
        </w:rPr>
        <w:t xml:space="preserve">the data. The analysis examples are: </w:t>
      </w:r>
      <w:r w:rsidR="00C611FA">
        <w:rPr>
          <w:sz w:val="22"/>
          <w:szCs w:val="22"/>
        </w:rPr>
        <w:t>displaying a</w:t>
      </w:r>
      <w:r>
        <w:rPr>
          <w:sz w:val="22"/>
          <w:szCs w:val="22"/>
        </w:rPr>
        <w:t xml:space="preserve"> patient’s </w:t>
      </w:r>
      <w:r w:rsidR="000D70BB">
        <w:rPr>
          <w:sz w:val="22"/>
          <w:szCs w:val="22"/>
        </w:rPr>
        <w:t>microbiota</w:t>
      </w:r>
      <w:r>
        <w:rPr>
          <w:sz w:val="22"/>
          <w:szCs w:val="22"/>
        </w:rPr>
        <w:t xml:space="preserve"> timeline and metadata; </w:t>
      </w:r>
      <w:r w:rsidR="00C611FA">
        <w:rPr>
          <w:sz w:val="22"/>
          <w:szCs w:val="22"/>
        </w:rPr>
        <w:t>visualizing</w:t>
      </w:r>
      <w:r>
        <w:rPr>
          <w:sz w:val="22"/>
          <w:szCs w:val="22"/>
        </w:rPr>
        <w:t xml:space="preserve"> the entire dataset using the t-Distributed Stochastic Neighbor Embedding (t-SNE) dimensionality reduction technique</w:t>
      </w:r>
      <w:r>
        <w:fldChar w:fldCharType="begin"/>
      </w:r>
      <w:r w:rsidR="00080C1C">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fldChar w:fldCharType="separate"/>
      </w:r>
      <w:bookmarkStart w:id="52" w:name="__Fieldmark__785_3653938373"/>
      <w:r w:rsidR="00080C1C" w:rsidRPr="00080C1C">
        <w:rPr>
          <w:sz w:val="22"/>
          <w:szCs w:val="22"/>
          <w:vertAlign w:val="superscript"/>
        </w:rPr>
        <w:t>30</w:t>
      </w:r>
      <w:r>
        <w:fldChar w:fldCharType="end"/>
      </w:r>
      <w:bookmarkEnd w:id="52"/>
      <w:r>
        <w:rPr>
          <w:sz w:val="22"/>
          <w:szCs w:val="22"/>
        </w:rPr>
        <w:t xml:space="preserve"> with a patient’s trajectory overlaid on top; </w:t>
      </w:r>
      <w:r w:rsidR="00C611FA">
        <w:rPr>
          <w:sz w:val="22"/>
          <w:szCs w:val="22"/>
        </w:rPr>
        <w:t>quantifying</w:t>
      </w:r>
      <w:r>
        <w:rPr>
          <w:sz w:val="22"/>
          <w:szCs w:val="22"/>
        </w:rPr>
        <w:t xml:space="preserve"> the association between exposure to antibiotics and gut microbiota composition; and </w:t>
      </w:r>
      <w:r w:rsidR="00C611FA">
        <w:rPr>
          <w:sz w:val="22"/>
          <w:szCs w:val="22"/>
        </w:rPr>
        <w:t>performing</w:t>
      </w:r>
      <w:r>
        <w:rPr>
          <w:sz w:val="22"/>
          <w:szCs w:val="22"/>
        </w:rPr>
        <w:t xml:space="preserve"> survival analysis </w:t>
      </w:r>
      <w:r w:rsidR="00C611FA">
        <w:rPr>
          <w:sz w:val="22"/>
          <w:szCs w:val="22"/>
        </w:rPr>
        <w:t>where</w:t>
      </w:r>
      <w:r>
        <w:rPr>
          <w:sz w:val="22"/>
          <w:szCs w:val="22"/>
        </w:rPr>
        <w:t xml:space="preserve"> changes in </w:t>
      </w:r>
      <w:r w:rsidR="00C611FA">
        <w:rPr>
          <w:sz w:val="22"/>
          <w:szCs w:val="22"/>
        </w:rPr>
        <w:t>microbiota composition</w:t>
      </w:r>
      <w:r>
        <w:rPr>
          <w:sz w:val="22"/>
          <w:szCs w:val="22"/>
        </w:rPr>
        <w:t xml:space="preserve"> predict patient risk of bloodstream infection. All the analysis scripts provided are written in </w:t>
      </w:r>
      <w:proofErr w:type="spellStart"/>
      <w:r>
        <w:rPr>
          <w:sz w:val="22"/>
          <w:szCs w:val="22"/>
        </w:rPr>
        <w:t>Matlab</w:t>
      </w:r>
      <w:proofErr w:type="spellEnd"/>
      <w:r>
        <w:rPr>
          <w:sz w:val="22"/>
          <w:szCs w:val="22"/>
        </w:rPr>
        <w:t xml:space="preserve"> (The </w:t>
      </w:r>
      <w:proofErr w:type="spellStart"/>
      <w:r>
        <w:rPr>
          <w:sz w:val="22"/>
          <w:szCs w:val="22"/>
        </w:rPr>
        <w:t>Mathworks</w:t>
      </w:r>
      <w:proofErr w:type="spellEnd"/>
      <w:r>
        <w:rPr>
          <w:sz w:val="22"/>
          <w:szCs w:val="22"/>
        </w:rPr>
        <w:t xml:space="preserve"> Inc., version </w:t>
      </w:r>
      <w:r w:rsidR="00E2150C">
        <w:rPr>
          <w:sz w:val="22"/>
          <w:szCs w:val="22"/>
        </w:rPr>
        <w:t>2018a</w:t>
      </w:r>
      <w:r>
        <w:rPr>
          <w:sz w:val="22"/>
          <w:szCs w:val="22"/>
        </w:rPr>
        <w:t xml:space="preserve">). </w:t>
      </w:r>
      <w:r w:rsidR="00C611FA">
        <w:rPr>
          <w:sz w:val="22"/>
          <w:szCs w:val="22"/>
        </w:rPr>
        <w:t>This</w:t>
      </w:r>
      <w:r>
        <w:rPr>
          <w:sz w:val="22"/>
          <w:szCs w:val="22"/>
        </w:rPr>
        <w:t xml:space="preserve"> compilation of resources facilitate</w:t>
      </w:r>
      <w:r w:rsidR="00C611FA">
        <w:rPr>
          <w:sz w:val="22"/>
          <w:szCs w:val="22"/>
        </w:rPr>
        <w:t>s future</w:t>
      </w:r>
      <w:r>
        <w:rPr>
          <w:sz w:val="22"/>
          <w:szCs w:val="22"/>
        </w:rPr>
        <w:t xml:space="preserve"> data access, analysis, and interpretation. </w:t>
      </w:r>
      <w:r w:rsidR="00C611FA">
        <w:rPr>
          <w:sz w:val="22"/>
          <w:szCs w:val="22"/>
        </w:rPr>
        <w:t>In particular</w:t>
      </w:r>
      <w:r>
        <w:rPr>
          <w:sz w:val="22"/>
          <w:szCs w:val="22"/>
        </w:rPr>
        <w:t xml:space="preserve">, </w:t>
      </w:r>
      <w:r w:rsidR="00C611FA">
        <w:rPr>
          <w:sz w:val="22"/>
          <w:szCs w:val="22"/>
        </w:rPr>
        <w:t xml:space="preserve">we guide </w:t>
      </w:r>
      <w:r w:rsidR="00C9187D">
        <w:rPr>
          <w:sz w:val="22"/>
          <w:szCs w:val="22"/>
        </w:rPr>
        <w:t>readers</w:t>
      </w:r>
      <w:r w:rsidR="00C611FA">
        <w:rPr>
          <w:sz w:val="22"/>
          <w:szCs w:val="22"/>
        </w:rPr>
        <w:t xml:space="preserve"> through </w:t>
      </w:r>
      <w:r w:rsidR="00C9187D">
        <w:rPr>
          <w:sz w:val="22"/>
          <w:szCs w:val="22"/>
        </w:rPr>
        <w:t>the</w:t>
      </w:r>
      <w:r w:rsidR="00C611FA">
        <w:rPr>
          <w:sz w:val="22"/>
          <w:szCs w:val="22"/>
        </w:rPr>
        <w:t xml:space="preserve"> sample filtering criteria specific to </w:t>
      </w:r>
      <w:r>
        <w:rPr>
          <w:sz w:val="22"/>
          <w:szCs w:val="22"/>
        </w:rPr>
        <w:t>each example</w:t>
      </w:r>
      <w:r w:rsidR="00C611FA">
        <w:rPr>
          <w:sz w:val="22"/>
          <w:szCs w:val="22"/>
        </w:rPr>
        <w:t>.</w:t>
      </w:r>
      <w:r>
        <w:rPr>
          <w:sz w:val="22"/>
          <w:szCs w:val="22"/>
        </w:rPr>
        <w:t xml:space="preserve"> </w:t>
      </w:r>
    </w:p>
    <w:p w14:paraId="1756928C" w14:textId="77777777" w:rsidR="002436EA" w:rsidRDefault="002436EA">
      <w:pPr>
        <w:jc w:val="both"/>
        <w:rPr>
          <w:sz w:val="22"/>
          <w:szCs w:val="22"/>
        </w:rPr>
      </w:pPr>
    </w:p>
    <w:p w14:paraId="6F40C8F7" w14:textId="4CE79CAB" w:rsidR="002436EA" w:rsidRPr="007048D8" w:rsidRDefault="00F84D19">
      <w:pPr>
        <w:jc w:val="both"/>
        <w:rPr>
          <w:b/>
          <w:bCs/>
          <w:sz w:val="24"/>
        </w:rPr>
      </w:pPr>
      <w:r w:rsidRPr="007048D8">
        <w:rPr>
          <w:b/>
          <w:bCs/>
          <w:sz w:val="24"/>
        </w:rPr>
        <w:t>Methods</w:t>
      </w:r>
    </w:p>
    <w:p w14:paraId="06C68556" w14:textId="50CF9D80" w:rsidR="00F04449" w:rsidRPr="00F04449" w:rsidRDefault="00F84D19">
      <w:pPr>
        <w:jc w:val="both"/>
        <w:rPr>
          <w:sz w:val="22"/>
          <w:szCs w:val="22"/>
        </w:rPr>
      </w:pPr>
      <w:r>
        <w:rPr>
          <w:b/>
          <w:bCs/>
          <w:sz w:val="22"/>
          <w:szCs w:val="22"/>
        </w:rPr>
        <w:t xml:space="preserve">Human </w:t>
      </w:r>
      <w:del w:id="53" w:author="Chen Liao" w:date="2021-01-15T16:48:00Z">
        <w:r w:rsidDel="00D730A6">
          <w:rPr>
            <w:b/>
            <w:bCs/>
            <w:sz w:val="22"/>
            <w:szCs w:val="22"/>
          </w:rPr>
          <w:delText xml:space="preserve">subjects </w:delText>
        </w:r>
      </w:del>
      <w:ins w:id="54" w:author="Chen Liao" w:date="2021-01-15T16:48:00Z">
        <w:r w:rsidR="00D730A6">
          <w:rPr>
            <w:b/>
            <w:bCs/>
            <w:sz w:val="22"/>
            <w:szCs w:val="22"/>
          </w:rPr>
          <w:t xml:space="preserve">participants </w:t>
        </w:r>
      </w:ins>
      <w:r>
        <w:rPr>
          <w:b/>
          <w:bCs/>
          <w:sz w:val="22"/>
          <w:szCs w:val="22"/>
        </w:rPr>
        <w:t xml:space="preserve">and clinical metadata. </w:t>
      </w:r>
      <w:r>
        <w:rPr>
          <w:sz w:val="22"/>
          <w:szCs w:val="22"/>
        </w:rPr>
        <w:t xml:space="preserve">Sample collection from patients and analysis of the biospecimens were approved by the Memorial Sloan Kettering Cancer Center Institutional Review Board. All participants provided signed informed consent for specimen collection. </w:t>
      </w:r>
      <w:r>
        <w:rPr>
          <w:sz w:val="22"/>
          <w:szCs w:val="22"/>
        </w:rPr>
        <w:lastRenderedPageBreak/>
        <w:t>Clinical metadata, including antibiotics, body temperature, timing and identity of isolates of bloodstream infections were obtained from semi-automated parsing of clinical records with extensive data curation. Absolute blood cell counts were obtained from routine clinical laboratory studies</w:t>
      </w:r>
      <w:del w:id="55" w:author="Chen Liao" w:date="2021-01-17T17:24:00Z">
        <w:r w:rsidDel="00080C1C">
          <w:fldChar w:fldCharType="begin"/>
        </w:r>
        <w:r w:rsidR="00FE7C55" w:rsidDel="00080C1C">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080C1C">
          <w:fldChar w:fldCharType="separate"/>
        </w:r>
        <w:bookmarkStart w:id="56" w:name="__Fieldmark__836_3653938373"/>
        <w:r w:rsidR="00FE7C55" w:rsidRPr="00FE7C55" w:rsidDel="00080C1C">
          <w:rPr>
            <w:sz w:val="22"/>
            <w:szCs w:val="22"/>
            <w:vertAlign w:val="superscript"/>
          </w:rPr>
          <w:delText>31</w:delText>
        </w:r>
        <w:r w:rsidDel="00080C1C">
          <w:fldChar w:fldCharType="end"/>
        </w:r>
      </w:del>
      <w:bookmarkEnd w:id="56"/>
      <w:r w:rsidR="00080C1C">
        <w:fldChar w:fldCharType="begin"/>
      </w:r>
      <w:r w:rsidR="00080C1C">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080C1C" w:rsidRPr="00080C1C">
        <w:rPr>
          <w:noProof/>
          <w:vertAlign w:val="superscript"/>
        </w:rPr>
        <w:t>3</w:t>
      </w:r>
      <w:r w:rsidR="00080C1C">
        <w:fldChar w:fldCharType="end"/>
      </w:r>
      <w:r>
        <w:rPr>
          <w:sz w:val="22"/>
          <w:szCs w:val="22"/>
        </w:rPr>
        <w:t>. The data were stripped of all patient identifiable fields such as medical record numbers</w:t>
      </w:r>
      <w:r w:rsidR="00DF7A8D">
        <w:rPr>
          <w:sz w:val="22"/>
          <w:szCs w:val="22"/>
        </w:rPr>
        <w:t xml:space="preserve">. </w:t>
      </w:r>
      <w:r>
        <w:rPr>
          <w:sz w:val="22"/>
          <w:szCs w:val="22"/>
        </w:rPr>
        <w:t xml:space="preserve">The </w:t>
      </w:r>
      <w:proofErr w:type="spellStart"/>
      <w:r>
        <w:rPr>
          <w:sz w:val="22"/>
          <w:szCs w:val="22"/>
        </w:rPr>
        <w:t>PatientID</w:t>
      </w:r>
      <w:proofErr w:type="spellEnd"/>
      <w:r>
        <w:rPr>
          <w:sz w:val="22"/>
          <w:szCs w:val="22"/>
        </w:rPr>
        <w:t xml:space="preserve"> is a non-identifiable patient number that can be used to link clinical metadata to </w:t>
      </w:r>
      <w:r w:rsidR="000D70BB">
        <w:rPr>
          <w:sz w:val="22"/>
          <w:szCs w:val="22"/>
        </w:rPr>
        <w:t>microbiota</w:t>
      </w:r>
      <w:r>
        <w:rPr>
          <w:sz w:val="22"/>
          <w:szCs w:val="22"/>
        </w:rPr>
        <w:t xml:space="preserve"> sample data.</w:t>
      </w:r>
      <w:r w:rsidR="00F04449">
        <w:rPr>
          <w:sz w:val="22"/>
          <w:szCs w:val="22"/>
        </w:rPr>
        <w:t xml:space="preserve"> </w:t>
      </w:r>
      <w:r w:rsidR="00F04449" w:rsidRPr="007048D8">
        <w:rPr>
          <w:sz w:val="22"/>
          <w:szCs w:val="22"/>
        </w:rPr>
        <w:t xml:space="preserve">Note that a minority of patients </w:t>
      </w:r>
      <w:r w:rsidR="00C97E2C">
        <w:rPr>
          <w:sz w:val="22"/>
          <w:szCs w:val="22"/>
        </w:rPr>
        <w:t xml:space="preserve">acquired </w:t>
      </w:r>
      <w:r w:rsidR="00F04449" w:rsidRPr="007048D8">
        <w:rPr>
          <w:sz w:val="22"/>
          <w:szCs w:val="22"/>
        </w:rPr>
        <w:t xml:space="preserve">before </w:t>
      </w:r>
      <w:r w:rsidR="000B704D">
        <w:rPr>
          <w:sz w:val="22"/>
          <w:szCs w:val="22"/>
        </w:rPr>
        <w:t>we systematized our naming convention</w:t>
      </w:r>
      <w:r w:rsidR="00F04449" w:rsidRPr="007048D8">
        <w:rPr>
          <w:sz w:val="22"/>
          <w:szCs w:val="22"/>
        </w:rPr>
        <w:t xml:space="preserve"> </w:t>
      </w:r>
      <w:r w:rsidR="000B704D">
        <w:rPr>
          <w:sz w:val="22"/>
          <w:szCs w:val="22"/>
        </w:rPr>
        <w:t>a</w:t>
      </w:r>
      <w:r w:rsidR="00F04449" w:rsidRPr="007048D8">
        <w:rPr>
          <w:sz w:val="22"/>
          <w:szCs w:val="22"/>
        </w:rPr>
        <w:t>re named with “</w:t>
      </w:r>
      <w:proofErr w:type="spellStart"/>
      <w:r w:rsidR="00F04449" w:rsidRPr="007048D8">
        <w:rPr>
          <w:sz w:val="22"/>
          <w:szCs w:val="22"/>
        </w:rPr>
        <w:t>patient_witth_sample</w:t>
      </w:r>
      <w:proofErr w:type="spellEnd"/>
      <w:r w:rsidR="00F04449" w:rsidRPr="007048D8">
        <w:rPr>
          <w:sz w:val="22"/>
          <w:szCs w:val="22"/>
        </w:rPr>
        <w:t>_####”.</w:t>
      </w:r>
    </w:p>
    <w:p w14:paraId="5188907C" w14:textId="2B302E15" w:rsidR="00DF7A8D" w:rsidRDefault="00DF7A8D" w:rsidP="00BB097E">
      <w:pPr>
        <w:ind w:firstLine="720"/>
        <w:jc w:val="both"/>
      </w:pPr>
      <w:r>
        <w:rPr>
          <w:sz w:val="22"/>
          <w:szCs w:val="22"/>
        </w:rPr>
        <w:t>All dates of sample and clinical metadata collection were removed and set to artificial time points.</w:t>
      </w:r>
      <w:r w:rsidR="00184C88">
        <w:rPr>
          <w:sz w:val="22"/>
          <w:szCs w:val="22"/>
        </w:rPr>
        <w:t xml:space="preserve"> To avoid publication of the calendar dates of events associated with patients, we made the event dates of any patient to be relative to a </w:t>
      </w:r>
      <w:r w:rsidR="00AD1B50">
        <w:rPr>
          <w:sz w:val="22"/>
          <w:szCs w:val="22"/>
        </w:rPr>
        <w:t xml:space="preserve">patient-specific, </w:t>
      </w:r>
      <w:r w:rsidR="00184C88">
        <w:rPr>
          <w:sz w:val="22"/>
          <w:szCs w:val="22"/>
        </w:rPr>
        <w:t>deidentified reference date</w:t>
      </w:r>
      <w:r w:rsidR="00AD1B50">
        <w:rPr>
          <w:sz w:val="22"/>
          <w:szCs w:val="22"/>
        </w:rPr>
        <w:t xml:space="preserve"> </w:t>
      </w:r>
      <w:r w:rsidR="002C1A56">
        <w:rPr>
          <w:sz w:val="22"/>
          <w:szCs w:val="22"/>
        </w:rPr>
        <w:t>(</w:t>
      </w:r>
      <w:r w:rsidR="0020425D">
        <w:rPr>
          <w:sz w:val="22"/>
          <w:szCs w:val="22"/>
        </w:rPr>
        <w:t xml:space="preserve">these deidentified dates are </w:t>
      </w:r>
      <w:r w:rsidR="00B50723">
        <w:rPr>
          <w:sz w:val="22"/>
          <w:szCs w:val="22"/>
        </w:rPr>
        <w:t>provided in</w:t>
      </w:r>
      <w:r w:rsidR="002C1A56">
        <w:rPr>
          <w:sz w:val="22"/>
          <w:szCs w:val="22"/>
        </w:rPr>
        <w:t xml:space="preserve"> columns “Timepoint”, “</w:t>
      </w:r>
      <w:proofErr w:type="spellStart"/>
      <w:r w:rsidR="002C1A56">
        <w:rPr>
          <w:sz w:val="22"/>
          <w:szCs w:val="22"/>
        </w:rPr>
        <w:t>TimepointOfTransplant</w:t>
      </w:r>
      <w:proofErr w:type="spellEnd"/>
      <w:r w:rsidR="002C1A56">
        <w:rPr>
          <w:sz w:val="22"/>
          <w:szCs w:val="22"/>
        </w:rPr>
        <w:t>”, “</w:t>
      </w:r>
      <w:proofErr w:type="spellStart"/>
      <w:r w:rsidR="002C1A56">
        <w:rPr>
          <w:sz w:val="22"/>
          <w:szCs w:val="22"/>
        </w:rPr>
        <w:t>StartTimepoint</w:t>
      </w:r>
      <w:proofErr w:type="spellEnd"/>
      <w:r w:rsidR="002C1A56">
        <w:rPr>
          <w:sz w:val="22"/>
          <w:szCs w:val="22"/>
        </w:rPr>
        <w:t>” and “</w:t>
      </w:r>
      <w:proofErr w:type="spellStart"/>
      <w:r w:rsidR="002C1A56">
        <w:rPr>
          <w:sz w:val="22"/>
          <w:szCs w:val="22"/>
        </w:rPr>
        <w:t>StopTimepoint</w:t>
      </w:r>
      <w:proofErr w:type="spellEnd"/>
      <w:r w:rsidR="002C1A56">
        <w:rPr>
          <w:sz w:val="22"/>
          <w:szCs w:val="22"/>
        </w:rPr>
        <w:t>”</w:t>
      </w:r>
      <w:r w:rsidR="00D9799F">
        <w:rPr>
          <w:sz w:val="22"/>
          <w:szCs w:val="22"/>
        </w:rPr>
        <w:t>; see below</w:t>
      </w:r>
      <w:r w:rsidR="002C1A56">
        <w:rPr>
          <w:sz w:val="22"/>
          <w:szCs w:val="22"/>
        </w:rPr>
        <w:t>)</w:t>
      </w:r>
      <w:r w:rsidR="00184C88">
        <w:rPr>
          <w:sz w:val="22"/>
          <w:szCs w:val="22"/>
        </w:rPr>
        <w:t xml:space="preserve">. The secret reference dates will not be disclosed. </w:t>
      </w:r>
      <w:r w:rsidR="00F441A2">
        <w:rPr>
          <w:sz w:val="22"/>
          <w:szCs w:val="22"/>
        </w:rPr>
        <w:t xml:space="preserve">We also provided columns that </w:t>
      </w:r>
      <w:r w:rsidR="000B704D">
        <w:rPr>
          <w:sz w:val="22"/>
          <w:szCs w:val="22"/>
        </w:rPr>
        <w:t xml:space="preserve">conveniently </w:t>
      </w:r>
      <w:r w:rsidR="00F441A2">
        <w:rPr>
          <w:sz w:val="22"/>
          <w:szCs w:val="22"/>
        </w:rPr>
        <w:t xml:space="preserve">represent the event dates relative to the date of nearest HCT of any patient (see </w:t>
      </w:r>
      <w:r w:rsidR="00D9799F">
        <w:rPr>
          <w:sz w:val="22"/>
          <w:szCs w:val="22"/>
        </w:rPr>
        <w:t xml:space="preserve">below for </w:t>
      </w:r>
      <w:r w:rsidR="00F441A2">
        <w:rPr>
          <w:sz w:val="22"/>
          <w:szCs w:val="22"/>
        </w:rPr>
        <w:t>columns “</w:t>
      </w:r>
      <w:proofErr w:type="spellStart"/>
      <w:r w:rsidR="00F441A2">
        <w:rPr>
          <w:sz w:val="22"/>
          <w:szCs w:val="22"/>
        </w:rPr>
        <w:t>DayRelativeToNearestHCT</w:t>
      </w:r>
      <w:proofErr w:type="spellEnd"/>
      <w:r w:rsidR="00F441A2">
        <w:rPr>
          <w:sz w:val="22"/>
          <w:szCs w:val="22"/>
        </w:rPr>
        <w:t>”, “</w:t>
      </w:r>
      <w:proofErr w:type="spellStart"/>
      <w:r w:rsidR="00F441A2">
        <w:rPr>
          <w:sz w:val="22"/>
          <w:szCs w:val="22"/>
        </w:rPr>
        <w:t>StartDayRelativeToNearestHCT</w:t>
      </w:r>
      <w:proofErr w:type="spellEnd"/>
      <w:r w:rsidR="00F441A2">
        <w:rPr>
          <w:sz w:val="22"/>
          <w:szCs w:val="22"/>
        </w:rPr>
        <w:t>”, “</w:t>
      </w:r>
      <w:proofErr w:type="spellStart"/>
      <w:r w:rsidR="00F441A2">
        <w:rPr>
          <w:sz w:val="22"/>
          <w:szCs w:val="22"/>
        </w:rPr>
        <w:t>StopDayRelativeToNearestHCT</w:t>
      </w:r>
      <w:proofErr w:type="spellEnd"/>
      <w:r w:rsidR="00F441A2">
        <w:rPr>
          <w:sz w:val="22"/>
          <w:szCs w:val="22"/>
        </w:rPr>
        <w:t>”).</w:t>
      </w:r>
    </w:p>
    <w:p w14:paraId="4EF69A20" w14:textId="77777777" w:rsidR="002436EA" w:rsidRDefault="002436EA">
      <w:pPr>
        <w:jc w:val="both"/>
        <w:rPr>
          <w:b/>
          <w:bCs/>
          <w:sz w:val="22"/>
          <w:szCs w:val="22"/>
        </w:rPr>
      </w:pPr>
    </w:p>
    <w:p w14:paraId="6583924B" w14:textId="77777777" w:rsidR="002436EA" w:rsidRDefault="00F84D19">
      <w:pPr>
        <w:jc w:val="both"/>
        <w:rPr>
          <w:b/>
          <w:bCs/>
          <w:sz w:val="22"/>
          <w:szCs w:val="22"/>
        </w:rPr>
      </w:pPr>
      <w:r>
        <w:rPr>
          <w:b/>
          <w:bCs/>
          <w:sz w:val="22"/>
          <w:szCs w:val="22"/>
        </w:rPr>
        <w:t xml:space="preserve">Stool sample extraction, 16S rRNA amplificon sequencing and analysis. </w:t>
      </w:r>
      <w:r>
        <w:rPr>
          <w:sz w:val="22"/>
          <w:szCs w:val="22"/>
        </w:rPr>
        <w:t xml:space="preserve">A frozen aliquot (≈100 mg) of each fecal sample was suspended, while frozen, in a solution containing 500 </w:t>
      </w:r>
      <w:proofErr w:type="spellStart"/>
      <w:r>
        <w:rPr>
          <w:sz w:val="22"/>
          <w:szCs w:val="22"/>
        </w:rPr>
        <w:t>μl</w:t>
      </w:r>
      <w:proofErr w:type="spellEnd"/>
      <w:r>
        <w:rPr>
          <w:sz w:val="22"/>
          <w:szCs w:val="22"/>
        </w:rPr>
        <w:t xml:space="preserve"> of extraction buffer [200 mM tris (pH 8.0), 200 mM NaCl, 20 mM EDTA], 200 </w:t>
      </w:r>
      <w:proofErr w:type="spellStart"/>
      <w:r>
        <w:rPr>
          <w:sz w:val="22"/>
          <w:szCs w:val="22"/>
        </w:rPr>
        <w:t>μl</w:t>
      </w:r>
      <w:proofErr w:type="spellEnd"/>
      <w:r>
        <w:rPr>
          <w:sz w:val="22"/>
          <w:szCs w:val="22"/>
        </w:rPr>
        <w:t xml:space="preserve"> of 20% SDS, 500 </w:t>
      </w:r>
      <w:proofErr w:type="spellStart"/>
      <w:r>
        <w:rPr>
          <w:sz w:val="22"/>
          <w:szCs w:val="22"/>
        </w:rPr>
        <w:t>μl</w:t>
      </w:r>
      <w:proofErr w:type="spellEnd"/>
      <w:r>
        <w:rPr>
          <w:sz w:val="22"/>
          <w:szCs w:val="22"/>
        </w:rPr>
        <w:t xml:space="preserve"> of phenol/chloroform/isoamyl alcohol (25:24:1), and 500 </w:t>
      </w:r>
      <w:proofErr w:type="spellStart"/>
      <w:r>
        <w:rPr>
          <w:sz w:val="22"/>
          <w:szCs w:val="22"/>
        </w:rPr>
        <w:t>μl</w:t>
      </w:r>
      <w:proofErr w:type="spellEnd"/>
      <w:r>
        <w:rPr>
          <w:sz w:val="22"/>
          <w:szCs w:val="22"/>
        </w:rPr>
        <w:t xml:space="preserve"> of 0.1-mm-diameter zirconia/silica beads (</w:t>
      </w:r>
      <w:proofErr w:type="spellStart"/>
      <w:r>
        <w:rPr>
          <w:sz w:val="22"/>
          <w:szCs w:val="22"/>
        </w:rPr>
        <w:t>BioSpec</w:t>
      </w:r>
      <w:proofErr w:type="spellEnd"/>
      <w:r>
        <w:rPr>
          <w:sz w:val="22"/>
          <w:szCs w:val="22"/>
        </w:rPr>
        <w:t xml:space="preserve"> Products). Microbial cells were lysed by mechanical disruption with a bead beater (</w:t>
      </w:r>
      <w:proofErr w:type="spellStart"/>
      <w:r>
        <w:rPr>
          <w:sz w:val="22"/>
          <w:szCs w:val="22"/>
        </w:rPr>
        <w:t>BioSpec</w:t>
      </w:r>
      <w:proofErr w:type="spellEnd"/>
      <w:r>
        <w:rPr>
          <w:sz w:val="22"/>
          <w:szCs w:val="22"/>
        </w:rPr>
        <w:t xml:space="preserve"> Products) for 2 min, after which two rounds of phenol/chloroform/isoamyl alcohol extraction were performed. DNA was precipitated with ethanol and resuspended in 50 </w:t>
      </w:r>
      <w:proofErr w:type="spellStart"/>
      <w:r>
        <w:rPr>
          <w:sz w:val="22"/>
          <w:szCs w:val="22"/>
        </w:rPr>
        <w:t>μl</w:t>
      </w:r>
      <w:proofErr w:type="spellEnd"/>
      <w:r>
        <w:rPr>
          <w:sz w:val="22"/>
          <w:szCs w:val="22"/>
        </w:rPr>
        <w:t xml:space="preserve"> of tris/EDTA buffer with ribonuclease (100 </w:t>
      </w:r>
      <w:proofErr w:type="spellStart"/>
      <w:r>
        <w:rPr>
          <w:sz w:val="22"/>
          <w:szCs w:val="22"/>
        </w:rPr>
        <w:t>μg</w:t>
      </w:r>
      <w:proofErr w:type="spellEnd"/>
      <w:r>
        <w:rPr>
          <w:sz w:val="22"/>
          <w:szCs w:val="22"/>
        </w:rPr>
        <w:t xml:space="preserve">/ml). The isolated DNA was subjected to additional purification with </w:t>
      </w:r>
      <w:proofErr w:type="spellStart"/>
      <w:r>
        <w:rPr>
          <w:sz w:val="22"/>
          <w:szCs w:val="22"/>
        </w:rPr>
        <w:t>QIAamp</w:t>
      </w:r>
      <w:proofErr w:type="spellEnd"/>
      <w:r>
        <w:rPr>
          <w:sz w:val="22"/>
          <w:szCs w:val="22"/>
        </w:rPr>
        <w:t xml:space="preserve"> mini spin columns (Qiagen).</w:t>
      </w:r>
    </w:p>
    <w:p w14:paraId="03902AD4" w14:textId="35E0B27A" w:rsidR="002436EA" w:rsidRDefault="00F84D19">
      <w:pPr>
        <w:ind w:firstLine="720"/>
        <w:jc w:val="both"/>
      </w:pPr>
      <w:r>
        <w:rPr>
          <w:sz w:val="22"/>
          <w:szCs w:val="22"/>
        </w:rPr>
        <w:t xml:space="preserve">For each sample, duplicate 50-μl PCRs were performed, each containing 50 ng of purified DNA, 0.2 mM deoxynucleotide triphosphates, 1.5 mM MgCl2, 2.5 U Platinum Taq DNA polymerase, 2.5 </w:t>
      </w:r>
      <w:proofErr w:type="spellStart"/>
      <w:r>
        <w:rPr>
          <w:sz w:val="22"/>
          <w:szCs w:val="22"/>
        </w:rPr>
        <w:t>μl</w:t>
      </w:r>
      <w:proofErr w:type="spellEnd"/>
      <w:r>
        <w:rPr>
          <w:sz w:val="22"/>
          <w:szCs w:val="22"/>
        </w:rPr>
        <w:t xml:space="preserve"> of 10× PCR buffer, and 0.5 </w:t>
      </w:r>
      <w:proofErr w:type="spellStart"/>
      <w:r>
        <w:rPr>
          <w:sz w:val="22"/>
          <w:szCs w:val="22"/>
        </w:rPr>
        <w:t>μM</w:t>
      </w:r>
      <w:proofErr w:type="spellEnd"/>
      <w:r>
        <w:rPr>
          <w:sz w:val="22"/>
          <w:szCs w:val="22"/>
        </w:rPr>
        <w:t xml:space="preserve"> of each primer designed to amplify the V4-V5: 563F (5′-nnnnnnnn-NNNNNNNNNNNN-AYTGGGYDTAAAGNG-3′) and 926R (5′-nnnnnnnn-NNNNNNNNNNNN-CCGTCAATTYHTTTRAGT-3′). A unique 12-base </w:t>
      </w:r>
      <w:proofErr w:type="spellStart"/>
      <w:r>
        <w:rPr>
          <w:sz w:val="22"/>
          <w:szCs w:val="22"/>
        </w:rPr>
        <w:t>Golay</w:t>
      </w:r>
      <w:proofErr w:type="spellEnd"/>
      <w:r>
        <w:rPr>
          <w:sz w:val="22"/>
          <w:szCs w:val="22"/>
        </w:rPr>
        <w:t xml:space="preserve"> barcode (Ns) precedes the primers for sample identification</w:t>
      </w:r>
      <w:r>
        <w:fldChar w:fldCharType="begin"/>
      </w:r>
      <w:r w:rsidR="00080C1C">
        <w:instrText>ADDIN F1000_CSL_CITATION&lt;~#@#~&gt;[{"DOI":"10.1038/ismej.2012.8","First":false,"Last":false,"PMCID":"PMC3400413","PMID":"22402401","abstract":"DNA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A"},{"family":"Smith","given":"Geoff"},{"family":"Knight","given":"Rob"}],"authorYearDisplayFormat":false,"citation-label":"427817","container-title":"The ISME Journal","container-title-short":"ISME J.","id":"427817","invisible":false,"issue":"8","issued":{"date-parts":[["2012","8"]]},"journalAbbreviation":"ISME J.","page":"1621-1624","suppress-author":false,"title":"Ultra-high-throughput microbial community analysis on the Illumina HiSeq and MiSeq platforms.","type":"article-journal","volume":"6"}]</w:instrText>
      </w:r>
      <w:r>
        <w:fldChar w:fldCharType="separate"/>
      </w:r>
      <w:bookmarkStart w:id="57" w:name="__Fieldmark__883_3653938373"/>
      <w:r w:rsidR="00080C1C" w:rsidRPr="00080C1C">
        <w:rPr>
          <w:sz w:val="22"/>
          <w:szCs w:val="22"/>
          <w:vertAlign w:val="superscript"/>
        </w:rPr>
        <w:t>31</w:t>
      </w:r>
      <w:r>
        <w:fldChar w:fldCharType="end"/>
      </w:r>
      <w:bookmarkEnd w:id="57"/>
      <w:r>
        <w:rPr>
          <w:sz w:val="22"/>
          <w:szCs w:val="22"/>
        </w:rPr>
        <w:t xml:space="preserve">, and one to eight additional nucleotides were placed in front of the barcode to offset the sequencing of the primers. Cycling conditions were 94°C for 3 min, followed by 27 cycles of 94°C for 50 s, 51°C for 30 s, and 72°C for 1 min. For the final elongation step, 72°C for 5 min was used. Replicate PCRs were pooled, and amplicons were purified using the </w:t>
      </w:r>
      <w:proofErr w:type="spellStart"/>
      <w:r>
        <w:rPr>
          <w:sz w:val="22"/>
          <w:szCs w:val="22"/>
        </w:rPr>
        <w:t>QIAquick</w:t>
      </w:r>
      <w:proofErr w:type="spellEnd"/>
      <w:r>
        <w:rPr>
          <w:sz w:val="22"/>
          <w:szCs w:val="22"/>
        </w:rPr>
        <w:t xml:space="preserve"> PCR Purification Kit (Qiagen). PCR products were quantified and pooled at equimolar amounts before Illumina barcodes and adaptors were ligated, using the Illumina </w:t>
      </w:r>
      <w:proofErr w:type="spellStart"/>
      <w:r>
        <w:rPr>
          <w:sz w:val="22"/>
          <w:szCs w:val="22"/>
        </w:rPr>
        <w:t>TruSeq</w:t>
      </w:r>
      <w:proofErr w:type="spellEnd"/>
      <w:r>
        <w:rPr>
          <w:sz w:val="22"/>
          <w:szCs w:val="22"/>
        </w:rPr>
        <w:t xml:space="preserve"> Sample Preparation protocol. The completed library was sequenced on an Illumina </w:t>
      </w:r>
      <w:proofErr w:type="spellStart"/>
      <w:r>
        <w:rPr>
          <w:sz w:val="22"/>
          <w:szCs w:val="22"/>
        </w:rPr>
        <w:t>MiSeq</w:t>
      </w:r>
      <w:proofErr w:type="spellEnd"/>
      <w:r>
        <w:rPr>
          <w:sz w:val="22"/>
          <w:szCs w:val="22"/>
        </w:rPr>
        <w:t xml:space="preserve"> platform following the Illumina recommended procedures with a paired-end 250 × 250 bp kit</w:t>
      </w:r>
    </w:p>
    <w:p w14:paraId="4CC7C9DA" w14:textId="2312A29E" w:rsidR="002436EA" w:rsidRDefault="00F84D19">
      <w:pPr>
        <w:ind w:firstLine="720"/>
        <w:jc w:val="both"/>
      </w:pPr>
      <w:r>
        <w:rPr>
          <w:sz w:val="22"/>
          <w:szCs w:val="22"/>
        </w:rPr>
        <w:t>Amplicon sequence variants (ASVs) were identified from 16S paired-end sequencing using the Divisive Amplicon Denoising Algorithm (DADA2) pipeline including filtering and trimming of the reads</w:t>
      </w:r>
      <w:r>
        <w:fldChar w:fldCharType="begin"/>
      </w:r>
      <w:r w:rsidR="00080C1C">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variants.","author":[{"family":"Callahan","given":"Benjamin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fldChar w:fldCharType="separate"/>
      </w:r>
      <w:bookmarkStart w:id="58" w:name="__Fieldmark__899_3653938373"/>
      <w:r w:rsidR="00080C1C" w:rsidRPr="00080C1C">
        <w:rPr>
          <w:sz w:val="22"/>
          <w:szCs w:val="22"/>
          <w:vertAlign w:val="superscript"/>
        </w:rPr>
        <w:t>32</w:t>
      </w:r>
      <w:r>
        <w:fldChar w:fldCharType="end"/>
      </w:r>
      <w:bookmarkEnd w:id="58"/>
      <w:r>
        <w:rPr>
          <w:sz w:val="22"/>
          <w:szCs w:val="22"/>
        </w:rPr>
        <w:t>. Reads were trimmed to remove the first 180 bp or the first point with a quality score Q&lt;</w:t>
      </w:r>
      <w:proofErr w:type="gramStart"/>
      <w:r>
        <w:rPr>
          <w:sz w:val="22"/>
          <w:szCs w:val="22"/>
        </w:rPr>
        <w:t>2,</w:t>
      </w:r>
      <w:r w:rsidR="00A32C92">
        <w:rPr>
          <w:sz w:val="22"/>
          <w:szCs w:val="22"/>
        </w:rPr>
        <w:t xml:space="preserve"> </w:t>
      </w:r>
      <w:r>
        <w:rPr>
          <w:sz w:val="22"/>
          <w:szCs w:val="22"/>
        </w:rPr>
        <w:t>and</w:t>
      </w:r>
      <w:proofErr w:type="gramEnd"/>
      <w:r>
        <w:rPr>
          <w:sz w:val="22"/>
          <w:szCs w:val="22"/>
        </w:rPr>
        <w:t xml:space="preserve"> reads containing ambiguous nucleotides (N) or if two or more errors were expected based on the quality of the trimmed read were removed. Taxonomy was assigned to ASVs using a 8-mer based classifier trained by IDTaxa</w:t>
      </w:r>
      <w:r>
        <w:fldChar w:fldCharType="begin"/>
      </w:r>
      <w:r w:rsidR="00080C1C">
        <w:instrText>ADDIN F1000_CSL_CITATION&lt;~#@#~&gt;[{"DOI":"10.1186/s40168-018-0521-5","First":false,"Last":false,"PMCID":"PMC6085705","PMID":"30092815","abstract":"&lt;strong&gt;BACKGROUND:&lt;/strong&gt; 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comprehensive.&lt;br&gt;&lt;br&gt;&lt;strong&gt;RESULTS:&lt;/strong&gt;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repeats.&lt;br&gt;&lt;br&gt;&lt;strong&gt;CONCLUSIONS:&lt;/strong&gt;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).","author":[{"family":"Murali","given":"Adithya"},{"family":"Bhargava","given":"Aniruddha"},{"family":"Wright","given":"Erik S"}],"authorYearDisplayFormat":false,"citation-label":"6291613","container-title":"Microbiome","container-title-short":"Microbiome","id":"6291613","invisible":false,"issue":"1","issued":{"date-parts":[["2018","8","9"]]},"journalAbbreviation":"Microbiome","page":"140","suppress-author":false,"title":"IDTAXA: a novel approach for accurate taxonomic classification of microbiome sequences.","type":"article-journal","volume":"6"}]</w:instrText>
      </w:r>
      <w:r>
        <w:fldChar w:fldCharType="separate"/>
      </w:r>
      <w:bookmarkStart w:id="59" w:name="__Fieldmark__920_3653938373"/>
      <w:r w:rsidR="00080C1C" w:rsidRPr="00080C1C">
        <w:rPr>
          <w:sz w:val="22"/>
          <w:szCs w:val="22"/>
          <w:vertAlign w:val="superscript"/>
        </w:rPr>
        <w:t>33</w:t>
      </w:r>
      <w:r>
        <w:fldChar w:fldCharType="end"/>
      </w:r>
      <w:bookmarkEnd w:id="59"/>
      <w:r>
        <w:rPr>
          <w:sz w:val="22"/>
          <w:szCs w:val="22"/>
        </w:rPr>
        <w:t xml:space="preserve"> using the SILVA database</w:t>
      </w:r>
      <w:r>
        <w:fldChar w:fldCharType="begin"/>
      </w:r>
      <w:r w:rsidR="00080C1C">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fldChar w:fldCharType="separate"/>
      </w:r>
      <w:bookmarkStart w:id="60" w:name="__Fieldmark__926_3653938373"/>
      <w:r w:rsidR="00080C1C" w:rsidRPr="00080C1C">
        <w:rPr>
          <w:sz w:val="22"/>
          <w:szCs w:val="22"/>
          <w:vertAlign w:val="superscript"/>
        </w:rPr>
        <w:t>34</w:t>
      </w:r>
      <w:r>
        <w:fldChar w:fldCharType="end"/>
      </w:r>
      <w:bookmarkEnd w:id="60"/>
      <w:r>
        <w:rPr>
          <w:sz w:val="22"/>
          <w:szCs w:val="22"/>
        </w:rPr>
        <w:t>.</w:t>
      </w:r>
    </w:p>
    <w:p w14:paraId="27978AEF" w14:textId="77777777" w:rsidR="002436EA" w:rsidRDefault="002436EA">
      <w:pPr>
        <w:jc w:val="both"/>
        <w:rPr>
          <w:sz w:val="22"/>
          <w:szCs w:val="22"/>
        </w:rPr>
      </w:pPr>
    </w:p>
    <w:p w14:paraId="7BB9CB63" w14:textId="4421E7E8" w:rsidR="002436EA" w:rsidRDefault="00F84D19">
      <w:pPr>
        <w:jc w:val="both"/>
        <w:rPr>
          <w:sz w:val="22"/>
          <w:szCs w:val="22"/>
        </w:rPr>
      </w:pPr>
      <w:r>
        <w:rPr>
          <w:b/>
          <w:bCs/>
          <w:sz w:val="22"/>
          <w:szCs w:val="22"/>
        </w:rPr>
        <w:t xml:space="preserve">Quantification of microbiota density and detection of the </w:t>
      </w:r>
      <w:proofErr w:type="spellStart"/>
      <w:r>
        <w:rPr>
          <w:b/>
          <w:bCs/>
          <w:i/>
          <w:iCs/>
          <w:sz w:val="22"/>
          <w:szCs w:val="22"/>
        </w:rPr>
        <w:t>vanA</w:t>
      </w:r>
      <w:proofErr w:type="spellEnd"/>
      <w:r>
        <w:rPr>
          <w:b/>
          <w:bCs/>
          <w:sz w:val="22"/>
          <w:szCs w:val="22"/>
        </w:rPr>
        <w:t xml:space="preserve"> gene.</w:t>
      </w:r>
      <w:r>
        <w:rPr>
          <w:sz w:val="22"/>
          <w:szCs w:val="22"/>
        </w:rPr>
        <w:t xml:space="preserve"> qPCR was performed on DNA extracted from the samples using </w:t>
      </w:r>
      <w:proofErr w:type="spellStart"/>
      <w:r>
        <w:rPr>
          <w:sz w:val="22"/>
          <w:szCs w:val="22"/>
        </w:rPr>
        <w:t>DyNAmo</w:t>
      </w:r>
      <w:proofErr w:type="spellEnd"/>
      <w:r>
        <w:rPr>
          <w:sz w:val="22"/>
          <w:szCs w:val="22"/>
        </w:rPr>
        <w:t xml:space="preserve"> SYBR Green qPCR kit (</w:t>
      </w:r>
      <w:proofErr w:type="spellStart"/>
      <w:r>
        <w:rPr>
          <w:sz w:val="22"/>
          <w:szCs w:val="22"/>
        </w:rPr>
        <w:t>Finnzymes</w:t>
      </w:r>
      <w:proofErr w:type="spellEnd"/>
      <w:r>
        <w:rPr>
          <w:sz w:val="22"/>
          <w:szCs w:val="22"/>
        </w:rPr>
        <w:t xml:space="preserve">) and 0.2 </w:t>
      </w:r>
      <w:proofErr w:type="spellStart"/>
      <w:r>
        <w:rPr>
          <w:sz w:val="22"/>
          <w:szCs w:val="22"/>
        </w:rPr>
        <w:t>μM</w:t>
      </w:r>
      <w:proofErr w:type="spellEnd"/>
      <w:r>
        <w:rPr>
          <w:sz w:val="22"/>
          <w:szCs w:val="22"/>
        </w:rPr>
        <w:t xml:space="preserve"> of the universal bacterial primer 8F (5′-AGAGTTTGATCCTGGCTCAG) and the broad-range bacterial primer 338R (5′-TGCTGCCTCCCGTAGGAGT-3′). Standard curves were prepared by serial dilution of the PCR blunt vector (Invitrogen) containing 1 copy of the 16s rRNA gene. Cycling conditions were 95°C for 10 minutes followed by 40 cycles of 95°C for 30 seconds, 52°C for 30 seconds, and 72°C for 1 minute. Detection of the </w:t>
      </w:r>
      <w:proofErr w:type="spellStart"/>
      <w:r>
        <w:rPr>
          <w:i/>
          <w:iCs/>
          <w:sz w:val="22"/>
          <w:szCs w:val="22"/>
        </w:rPr>
        <w:t>vanA</w:t>
      </w:r>
      <w:proofErr w:type="spellEnd"/>
      <w:r>
        <w:rPr>
          <w:sz w:val="22"/>
          <w:szCs w:val="22"/>
        </w:rPr>
        <w:t xml:space="preserve"> gene was </w:t>
      </w:r>
      <w:r>
        <w:rPr>
          <w:sz w:val="22"/>
          <w:szCs w:val="22"/>
        </w:rPr>
        <w:lastRenderedPageBreak/>
        <w:t xml:space="preserve">conducted via PCR performed using specific primers for the </w:t>
      </w:r>
      <w:proofErr w:type="spellStart"/>
      <w:r>
        <w:rPr>
          <w:i/>
          <w:iCs/>
          <w:sz w:val="22"/>
          <w:szCs w:val="22"/>
        </w:rPr>
        <w:t>vanA</w:t>
      </w:r>
      <w:proofErr w:type="spellEnd"/>
      <w:r>
        <w:rPr>
          <w:sz w:val="22"/>
          <w:szCs w:val="22"/>
        </w:rPr>
        <w:t xml:space="preserve"> gene: forward, 5′-AATCGGCAAGACAATATGAC; reverse, 5′-ACCTCGCCAACAACTAACGC.</w:t>
      </w:r>
    </w:p>
    <w:p w14:paraId="21BC89A1" w14:textId="77777777" w:rsidR="002436EA" w:rsidRDefault="002436EA">
      <w:pPr>
        <w:jc w:val="both"/>
        <w:rPr>
          <w:sz w:val="22"/>
          <w:szCs w:val="22"/>
        </w:rPr>
      </w:pPr>
    </w:p>
    <w:p w14:paraId="499FD20F" w14:textId="7264A954" w:rsidR="007D1692" w:rsidRPr="007048D8" w:rsidRDefault="00F84D19">
      <w:pPr>
        <w:jc w:val="both"/>
        <w:rPr>
          <w:b/>
          <w:bCs/>
          <w:sz w:val="24"/>
        </w:rPr>
      </w:pPr>
      <w:r w:rsidRPr="007048D8">
        <w:rPr>
          <w:b/>
          <w:bCs/>
          <w:sz w:val="24"/>
        </w:rPr>
        <w:t>Data Records</w:t>
      </w:r>
    </w:p>
    <w:p w14:paraId="58F8B848" w14:textId="7FACC0FC" w:rsidR="002436EA" w:rsidRDefault="00F84D19">
      <w:pPr>
        <w:jc w:val="both"/>
        <w:rPr>
          <w:sz w:val="22"/>
          <w:szCs w:val="22"/>
        </w:rPr>
      </w:pPr>
      <w:r>
        <w:rPr>
          <w:sz w:val="22"/>
          <w:szCs w:val="22"/>
        </w:rPr>
        <w:t xml:space="preserve">The following data have been compiled as </w:t>
      </w:r>
      <w:bookmarkStart w:id="61" w:name="OLE_LINK140"/>
      <w:bookmarkStart w:id="62" w:name="OLE_LINK141"/>
      <w:r>
        <w:rPr>
          <w:sz w:val="22"/>
          <w:szCs w:val="22"/>
        </w:rPr>
        <w:t>comma</w:t>
      </w:r>
      <w:ins w:id="63" w:author="Chen Liao" w:date="2021-01-17T08:34:00Z">
        <w:r w:rsidR="009278A7">
          <w:rPr>
            <w:sz w:val="22"/>
            <w:szCs w:val="22"/>
          </w:rPr>
          <w:t>-</w:t>
        </w:r>
      </w:ins>
      <w:del w:id="64" w:author="Chen Liao" w:date="2021-01-17T08:34:00Z">
        <w:r w:rsidDel="009278A7">
          <w:rPr>
            <w:sz w:val="22"/>
            <w:szCs w:val="22"/>
          </w:rPr>
          <w:delText xml:space="preserve"> </w:delText>
        </w:r>
      </w:del>
      <w:r>
        <w:rPr>
          <w:sz w:val="22"/>
          <w:szCs w:val="22"/>
        </w:rPr>
        <w:t>separated value</w:t>
      </w:r>
      <w:bookmarkEnd w:id="61"/>
      <w:bookmarkEnd w:id="62"/>
      <w:ins w:id="65" w:author="Chen Liao" w:date="2021-01-17T08:34:00Z">
        <w:r w:rsidR="009278A7">
          <w:rPr>
            <w:sz w:val="22"/>
            <w:szCs w:val="22"/>
          </w:rPr>
          <w:t xml:space="preserve"> (csv)</w:t>
        </w:r>
      </w:ins>
      <w:r>
        <w:rPr>
          <w:sz w:val="22"/>
          <w:szCs w:val="22"/>
        </w:rPr>
        <w:t xml:space="preserve"> files in Fishare</w:t>
      </w:r>
      <w:r w:rsidR="001C67CE">
        <w:rPr>
          <w:sz w:val="22"/>
          <w:szCs w:val="22"/>
        </w:rPr>
        <w:fldChar w:fldCharType="begin"/>
      </w:r>
      <w:r w:rsidR="00080C1C">
        <w:rPr>
          <w:sz w:val="22"/>
          <w:szCs w:val="22"/>
        </w:rPr>
        <w: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instrText>
      </w:r>
      <w:r w:rsidR="001C67CE">
        <w:rPr>
          <w:sz w:val="22"/>
          <w:szCs w:val="22"/>
        </w:rPr>
        <w:fldChar w:fldCharType="separate"/>
      </w:r>
      <w:r w:rsidR="00080C1C" w:rsidRPr="00080C1C">
        <w:rPr>
          <w:noProof/>
          <w:sz w:val="22"/>
          <w:szCs w:val="22"/>
          <w:vertAlign w:val="superscript"/>
        </w:rPr>
        <w:t>35</w:t>
      </w:r>
      <w:r w:rsidR="001C67CE">
        <w:rPr>
          <w:sz w:val="22"/>
          <w:szCs w:val="22"/>
        </w:rPr>
        <w:fldChar w:fldCharType="end"/>
      </w:r>
      <w:del w:id="66" w:author="Chen Liao" w:date="2021-01-17T08:37:00Z">
        <w:r w:rsidR="00E34492" w:rsidDel="00E34492">
          <w:rPr>
            <w:sz w:val="22"/>
            <w:szCs w:val="22"/>
          </w:rPr>
          <w:fldChar w:fldCharType="begin"/>
        </w:r>
        <w:r w:rsidR="00E34492" w:rsidDel="00E34492">
          <w:rPr>
            <w:sz w:val="22"/>
            <w:szCs w:val="22"/>
          </w:rPr>
          <w:delInstrText>ADDIN F1000_CSL_CITATION</w:delInstrText>
        </w:r>
        <w:r w:rsidR="00E34492" w:rsidDel="00E34492">
          <w:rPr>
            <w:sz w:val="22"/>
            <w:szCs w:val="22"/>
          </w:rPr>
          <w:fldChar w:fldCharType="separate"/>
        </w:r>
        <w:r w:rsidR="00E34492" w:rsidDel="00E34492">
          <w:rPr>
            <w:noProof/>
            <w:sz w:val="22"/>
            <w:szCs w:val="22"/>
          </w:rPr>
          <w:delText>{...}</w:delText>
        </w:r>
        <w:r w:rsidR="00E34492" w:rsidDel="00E34492">
          <w:rPr>
            <w:sz w:val="22"/>
            <w:szCs w:val="22"/>
          </w:rPr>
          <w:fldChar w:fldCharType="end"/>
        </w:r>
        <w:r w:rsidR="00E34492" w:rsidDel="00E34492">
          <w:rPr>
            <w:sz w:val="22"/>
            <w:szCs w:val="22"/>
          </w:rPr>
          <w:fldChar w:fldCharType="begin"/>
        </w:r>
        <w:r w:rsidR="00E34492" w:rsidDel="00E34492">
          <w:rPr>
            <w:sz w:val="22"/>
            <w:szCs w:val="22"/>
          </w:rPr>
          <w:delInstrText xml:space="preserve"> QUOTE {...} </w:delInstrText>
        </w:r>
        <w:r w:rsidR="00E34492" w:rsidDel="00E34492">
          <w:rPr>
            <w:sz w:val="22"/>
            <w:szCs w:val="22"/>
          </w:rPr>
          <w:fldChar w:fldCharType="separate"/>
        </w:r>
        <w:r w:rsidR="00E34492" w:rsidDel="00E34492">
          <w:rPr>
            <w:sz w:val="22"/>
            <w:szCs w:val="22"/>
          </w:rPr>
          <w:delText>{...}</w:delText>
        </w:r>
        <w:r w:rsidR="00E34492" w:rsidDel="00E34492">
          <w:rPr>
            <w:sz w:val="22"/>
            <w:szCs w:val="22"/>
          </w:rPr>
          <w:fldChar w:fldCharType="end"/>
        </w:r>
      </w:del>
      <w:r>
        <w:rPr>
          <w:sz w:val="22"/>
          <w:szCs w:val="22"/>
        </w:rPr>
        <w:t xml:space="preserve">. </w:t>
      </w:r>
      <w:ins w:id="67" w:author="Chen Liao" w:date="2021-01-17T08:41:00Z">
        <w:r w:rsidR="000A67CB">
          <w:rPr>
            <w:sz w:val="22"/>
            <w:szCs w:val="22"/>
          </w:rPr>
          <w:t>Although folder “samples” and “taxonomy” contains a single file</w:t>
        </w:r>
      </w:ins>
      <w:ins w:id="68" w:author="Chen Liao" w:date="2021-01-17T08:42:00Z">
        <w:r w:rsidR="000A67CB">
          <w:rPr>
            <w:sz w:val="22"/>
            <w:szCs w:val="22"/>
          </w:rPr>
          <w:t xml:space="preserve"> each at the moment</w:t>
        </w:r>
      </w:ins>
      <w:ins w:id="69" w:author="Chen Liao" w:date="2021-01-17T08:41:00Z">
        <w:r w:rsidR="000A67CB">
          <w:rPr>
            <w:sz w:val="22"/>
            <w:szCs w:val="22"/>
          </w:rPr>
          <w:t>,</w:t>
        </w:r>
      </w:ins>
      <w:ins w:id="70" w:author="Chen Liao" w:date="2021-01-17T08:42:00Z">
        <w:r w:rsidR="000A67CB">
          <w:rPr>
            <w:sz w:val="22"/>
            <w:szCs w:val="22"/>
          </w:rPr>
          <w:t xml:space="preserve"> we expect to expand the contents of these folders by cleaning up more data (e.g.,</w:t>
        </w:r>
      </w:ins>
      <w:ins w:id="71" w:author="Chen Liao" w:date="2021-01-17T08:43:00Z">
        <w:r w:rsidR="00200F34">
          <w:rPr>
            <w:sz w:val="22"/>
            <w:szCs w:val="22"/>
          </w:rPr>
          <w:t xml:space="preserve"> taxonomy of fungal ITS sequences</w:t>
        </w:r>
      </w:ins>
      <w:ins w:id="72" w:author="Chen Liao" w:date="2021-01-17T08:42:00Z">
        <w:r w:rsidR="000A67CB">
          <w:rPr>
            <w:sz w:val="22"/>
            <w:szCs w:val="22"/>
          </w:rPr>
          <w:t>) in the future.</w:t>
        </w:r>
      </w:ins>
      <w:ins w:id="73" w:author="Chen Liao" w:date="2021-01-17T08:41:00Z">
        <w:r w:rsidR="000A67CB">
          <w:rPr>
            <w:sz w:val="22"/>
            <w:szCs w:val="22"/>
          </w:rPr>
          <w:t xml:space="preserve"> </w:t>
        </w:r>
      </w:ins>
      <w:r>
        <w:rPr>
          <w:sz w:val="22"/>
          <w:szCs w:val="22"/>
        </w:rPr>
        <w:t>The files are the following:</w:t>
      </w:r>
    </w:p>
    <w:p w14:paraId="58C29758" w14:textId="77777777" w:rsidR="002436EA" w:rsidRDefault="002436EA">
      <w:pPr>
        <w:jc w:val="both"/>
        <w:rPr>
          <w:sz w:val="22"/>
          <w:szCs w:val="22"/>
        </w:rPr>
      </w:pPr>
    </w:p>
    <w:p w14:paraId="3C34E81B" w14:textId="513AE072" w:rsidR="002436EA" w:rsidRDefault="00F84D19">
      <w:pPr>
        <w:jc w:val="both"/>
        <w:rPr>
          <w:b/>
          <w:bCs/>
          <w:sz w:val="22"/>
          <w:szCs w:val="22"/>
        </w:rPr>
      </w:pPr>
      <w:r>
        <w:rPr>
          <w:sz w:val="22"/>
          <w:szCs w:val="22"/>
        </w:rPr>
        <w:t>Folder “counts”</w:t>
      </w:r>
      <w:del w:id="74" w:author="Chen Liao" w:date="2021-01-17T16:33:00Z">
        <w:r w:rsidR="00CA6526" w:rsidDel="006C6A15">
          <w:rPr>
            <w:sz w:val="22"/>
            <w:szCs w:val="22"/>
          </w:rPr>
          <w:fldChar w:fldCharType="begin"/>
        </w:r>
        <w:r w:rsidR="002A7539" w:rsidDel="006C6A15">
          <w:rPr>
            <w:sz w:val="22"/>
            <w:szCs w:val="22"/>
          </w:rPr>
          <w:delInstrText>ADDIN F1000_CSL_CITATION&lt;~#@#~&gt;[{"DOI":"10.6084/m9.figshare.12016989","First":false,"Last":false,"abstract":"&lt;b&gt;tblASVcounts_human_filter.csv: A melted table containing&lt;/b&gt;&lt;b&gt;the sequence counts of each ASV detected in 12,546 stool samples&lt;/b&gt; SampleID: stool sample identifier ASV: identifier of the ASVs Count: number of reads&lt;br&gt; &lt;b&gt;tblqpcr.csv: 16S rRNA qPCR data for 3,358 stool samples&lt;/b&gt; SampleID: stool sample identifier qPCR16S: 16S copies per gram of stool sample","author":[{"family":"Liao","given":"Chen"}],"authorYearDisplayFormat":false,"citation-label":"8756812","container-title":"Figshare","container-title-short":"Figshare","id":"8756812","invisible":false,"issued":{"date-parts":[["2020"]]},"journalAbbreviation":"Figshare","suppress-author":false,"title":"counts","type":"article-journal"}]</w:delInstrText>
        </w:r>
        <w:r w:rsidR="00CA6526" w:rsidDel="006C6A15">
          <w:rPr>
            <w:sz w:val="22"/>
            <w:szCs w:val="22"/>
          </w:rPr>
          <w:fldChar w:fldCharType="separate"/>
        </w:r>
        <w:r w:rsidR="001628CE" w:rsidRPr="001628CE" w:rsidDel="006C6A15">
          <w:rPr>
            <w:noProof/>
            <w:sz w:val="22"/>
            <w:szCs w:val="22"/>
            <w:vertAlign w:val="superscript"/>
          </w:rPr>
          <w:delText>36</w:delText>
        </w:r>
        <w:r w:rsidR="00CA6526" w:rsidDel="006C6A15">
          <w:rPr>
            <w:sz w:val="22"/>
            <w:szCs w:val="22"/>
          </w:rPr>
          <w:fldChar w:fldCharType="end"/>
        </w:r>
      </w:del>
      <w:r>
        <w:rPr>
          <w:sz w:val="22"/>
          <w:szCs w:val="22"/>
        </w:rPr>
        <w:t>:</w:t>
      </w:r>
    </w:p>
    <w:p w14:paraId="54B9252E" w14:textId="3FCA39AB" w:rsidR="002436EA" w:rsidRDefault="00F84D19">
      <w:pPr>
        <w:pStyle w:val="ListParagraph"/>
        <w:numPr>
          <w:ilvl w:val="0"/>
          <w:numId w:val="1"/>
        </w:numPr>
        <w:ind w:left="360"/>
        <w:rPr>
          <w:rFonts w:ascii="Times New Roman" w:hAnsi="Times New Roman"/>
        </w:rPr>
      </w:pPr>
      <w:r>
        <w:rPr>
          <w:rFonts w:ascii="Times New Roman" w:hAnsi="Times New Roman"/>
        </w:rPr>
        <w:t>tblASVcounts_human_filter.csv: Sequence counts of each ASV detected in 12,</w:t>
      </w:r>
      <w:r w:rsidR="00362E03">
        <w:rPr>
          <w:rFonts w:ascii="Times New Roman" w:hAnsi="Times New Roman"/>
        </w:rPr>
        <w:t>546</w:t>
      </w:r>
      <w:r>
        <w:rPr>
          <w:rFonts w:ascii="Times New Roman" w:hAnsi="Times New Roman"/>
        </w:rPr>
        <w:t xml:space="preserve"> stool samples</w:t>
      </w:r>
    </w:p>
    <w:p w14:paraId="5DD43997"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31B23491" w14:textId="77777777" w:rsidR="002436EA" w:rsidRDefault="00F84D19">
      <w:pPr>
        <w:pStyle w:val="ListParagraph"/>
        <w:numPr>
          <w:ilvl w:val="1"/>
          <w:numId w:val="1"/>
        </w:numPr>
        <w:ind w:left="1080"/>
        <w:rPr>
          <w:rFonts w:ascii="Times New Roman" w:hAnsi="Times New Roman"/>
        </w:rPr>
      </w:pPr>
      <w:r>
        <w:rPr>
          <w:rFonts w:ascii="Times New Roman" w:hAnsi="Times New Roman"/>
        </w:rPr>
        <w:t>ASV: identifier of the ASVs</w:t>
      </w:r>
    </w:p>
    <w:p w14:paraId="1C9768EF" w14:textId="77777777" w:rsidR="002436EA" w:rsidRDefault="00F84D19">
      <w:pPr>
        <w:pStyle w:val="ListParagraph"/>
        <w:numPr>
          <w:ilvl w:val="1"/>
          <w:numId w:val="1"/>
        </w:numPr>
        <w:ind w:left="1080"/>
        <w:rPr>
          <w:rFonts w:ascii="Times New Roman" w:hAnsi="Times New Roman"/>
        </w:rPr>
      </w:pPr>
      <w:r>
        <w:rPr>
          <w:rFonts w:ascii="Times New Roman" w:hAnsi="Times New Roman"/>
        </w:rPr>
        <w:t>Count: number of reads</w:t>
      </w:r>
    </w:p>
    <w:p w14:paraId="77A14C86" w14:textId="1AC0E338" w:rsidR="002436EA" w:rsidRDefault="00F84D19">
      <w:pPr>
        <w:pStyle w:val="ListParagraph"/>
        <w:numPr>
          <w:ilvl w:val="0"/>
          <w:numId w:val="1"/>
        </w:numPr>
        <w:ind w:left="360"/>
        <w:rPr>
          <w:rFonts w:ascii="Times New Roman" w:hAnsi="Times New Roman"/>
        </w:rPr>
      </w:pPr>
      <w:bookmarkStart w:id="75" w:name="OLE_LINK146"/>
      <w:bookmarkStart w:id="76" w:name="OLE_LINK147"/>
      <w:r>
        <w:rPr>
          <w:rFonts w:ascii="Times New Roman" w:hAnsi="Times New Roman"/>
        </w:rPr>
        <w:t>tblqpcr.csv: 16S rRNA qPCR data for 3,</w:t>
      </w:r>
      <w:r w:rsidR="00362E03">
        <w:rPr>
          <w:rFonts w:ascii="Times New Roman" w:hAnsi="Times New Roman"/>
        </w:rPr>
        <w:t>3</w:t>
      </w:r>
      <w:r w:rsidR="00D42236">
        <w:rPr>
          <w:rFonts w:ascii="Times New Roman" w:hAnsi="Times New Roman"/>
        </w:rPr>
        <w:t>42</w:t>
      </w:r>
      <w:r>
        <w:rPr>
          <w:rFonts w:ascii="Times New Roman" w:hAnsi="Times New Roman"/>
        </w:rPr>
        <w:t xml:space="preserve"> stool samples</w:t>
      </w:r>
    </w:p>
    <w:bookmarkEnd w:id="75"/>
    <w:bookmarkEnd w:id="76"/>
    <w:p w14:paraId="02019743"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12148C15" w14:textId="77777777" w:rsidR="002436EA" w:rsidRDefault="00F84D19">
      <w:pPr>
        <w:pStyle w:val="ListParagraph"/>
        <w:numPr>
          <w:ilvl w:val="1"/>
          <w:numId w:val="1"/>
        </w:numPr>
        <w:ind w:left="1080"/>
        <w:rPr>
          <w:rFonts w:ascii="Times New Roman" w:hAnsi="Times New Roman"/>
        </w:rPr>
      </w:pPr>
      <w:r>
        <w:rPr>
          <w:rFonts w:ascii="Times New Roman" w:hAnsi="Times New Roman"/>
        </w:rPr>
        <w:t>qPCR16S: 16S copies per gram of stool sample</w:t>
      </w:r>
    </w:p>
    <w:p w14:paraId="394EB196" w14:textId="39B47858" w:rsidR="002436EA" w:rsidRPr="006C6A15" w:rsidRDefault="00A219AF" w:rsidP="004833E7">
      <w:pPr>
        <w:pStyle w:val="ListParagraph"/>
        <w:numPr>
          <w:ilvl w:val="0"/>
          <w:numId w:val="1"/>
        </w:numPr>
        <w:ind w:left="360"/>
        <w:rPr>
          <w:ins w:id="77" w:author="Chen Liao" w:date="2021-01-17T16:34:00Z"/>
          <w:rPrChange w:id="78" w:author="Chen Liao" w:date="2021-01-17T16:34:00Z">
            <w:rPr>
              <w:ins w:id="79" w:author="Chen Liao" w:date="2021-01-17T16:34:00Z"/>
              <w:rFonts w:ascii="Times New Roman" w:hAnsi="Times New Roman"/>
            </w:rPr>
          </w:rPrChange>
        </w:rPr>
      </w:pPr>
      <w:bookmarkStart w:id="80" w:name="OLE_LINK148"/>
      <w:bookmarkStart w:id="81" w:name="OLE_LINK149"/>
      <w:bookmarkStart w:id="82" w:name="OLE_LINK150"/>
      <w:bookmarkStart w:id="83" w:name="OLE_LINK151"/>
      <w:proofErr w:type="spellStart"/>
      <w:ins w:id="84" w:author="Chen Liao" w:date="2021-01-17T09:48:00Z">
        <w:r>
          <w:rPr>
            <w:rFonts w:ascii="Times New Roman" w:hAnsi="Times New Roman"/>
          </w:rPr>
          <w:t>tbl</w:t>
        </w:r>
      </w:ins>
      <w:ins w:id="85" w:author="Chen Liao" w:date="2021-01-17T09:49:00Z">
        <w:r>
          <w:rPr>
            <w:rFonts w:ascii="Times New Roman" w:hAnsi="Times New Roman"/>
          </w:rPr>
          <w:t>r</w:t>
        </w:r>
      </w:ins>
      <w:ins w:id="86" w:author="Chen Liao" w:date="2021-01-17T09:48:00Z">
        <w:r>
          <w:rPr>
            <w:rFonts w:ascii="Times New Roman" w:hAnsi="Times New Roman"/>
          </w:rPr>
          <w:t>e</w:t>
        </w:r>
      </w:ins>
      <w:ins w:id="87" w:author="Chen Liao" w:date="2021-01-17T09:49:00Z">
        <w:r>
          <w:rPr>
            <w:rFonts w:ascii="Times New Roman" w:hAnsi="Times New Roman"/>
          </w:rPr>
          <w:t>lab</w:t>
        </w:r>
        <w:proofErr w:type="spellEnd"/>
        <w:r>
          <w:rPr>
            <w:rFonts w:ascii="Times New Roman" w:hAnsi="Times New Roman"/>
          </w:rPr>
          <w:t>_</w:t>
        </w:r>
      </w:ins>
      <w:bookmarkEnd w:id="80"/>
      <w:bookmarkEnd w:id="81"/>
      <w:ins w:id="88" w:author="Chen Liao" w:date="2021-01-17T09:50:00Z">
        <w:r>
          <w:rPr>
            <w:rFonts w:ascii="Times New Roman" w:hAnsi="Times New Roman"/>
          </w:rPr>
          <w:t>{</w:t>
        </w:r>
      </w:ins>
      <w:proofErr w:type="spellStart"/>
      <w:proofErr w:type="gramStart"/>
      <w:ins w:id="89" w:author="Chen Liao" w:date="2021-01-17T09:49:00Z">
        <w:r>
          <w:rPr>
            <w:rFonts w:ascii="Times New Roman" w:hAnsi="Times New Roman"/>
          </w:rPr>
          <w:t>ASV</w:t>
        </w:r>
      </w:ins>
      <w:ins w:id="90" w:author="Chen Liao" w:date="2021-01-17T09:50:00Z">
        <w:r>
          <w:rPr>
            <w:rFonts w:ascii="Times New Roman" w:hAnsi="Times New Roman"/>
          </w:rPr>
          <w:t>,genus</w:t>
        </w:r>
        <w:proofErr w:type="gramEnd"/>
        <w:r>
          <w:rPr>
            <w:rFonts w:ascii="Times New Roman" w:hAnsi="Times New Roman"/>
          </w:rPr>
          <w:t>,family,order,class,phylum</w:t>
        </w:r>
        <w:proofErr w:type="spellEnd"/>
        <w:r>
          <w:rPr>
            <w:rFonts w:ascii="Times New Roman" w:hAnsi="Times New Roman"/>
          </w:rPr>
          <w:t>}</w:t>
        </w:r>
      </w:ins>
      <w:ins w:id="91" w:author="Chen Liao" w:date="2021-01-17T09:48:00Z">
        <w:r>
          <w:rPr>
            <w:rFonts w:ascii="Times New Roman" w:hAnsi="Times New Roman"/>
          </w:rPr>
          <w:t>.csv</w:t>
        </w:r>
      </w:ins>
      <w:ins w:id="92" w:author="Chen Liao" w:date="2021-01-17T09:50:00Z">
        <w:r>
          <w:rPr>
            <w:rFonts w:ascii="Times New Roman" w:hAnsi="Times New Roman"/>
          </w:rPr>
          <w:t xml:space="preserve">: </w:t>
        </w:r>
      </w:ins>
      <w:ins w:id="93" w:author="Chen Liao" w:date="2021-01-17T09:51:00Z">
        <w:r w:rsidR="00106FD2">
          <w:rPr>
            <w:rFonts w:ascii="Times New Roman" w:hAnsi="Times New Roman"/>
          </w:rPr>
          <w:t xml:space="preserve">Wide-format </w:t>
        </w:r>
      </w:ins>
      <w:ins w:id="94" w:author="Chen Liao" w:date="2021-01-17T09:50:00Z">
        <w:r>
          <w:rPr>
            <w:rFonts w:ascii="Times New Roman" w:hAnsi="Times New Roman"/>
          </w:rPr>
          <w:t>taxa-by-sample table of relative abundance</w:t>
        </w:r>
      </w:ins>
      <w:ins w:id="95" w:author="Chen Liao" w:date="2021-01-17T09:51:00Z">
        <w:r w:rsidR="007F5CF6">
          <w:rPr>
            <w:rFonts w:ascii="Times New Roman" w:hAnsi="Times New Roman"/>
          </w:rPr>
          <w:t xml:space="preserve"> at different taxonomic level</w:t>
        </w:r>
        <w:r w:rsidR="00164B23">
          <w:rPr>
            <w:rFonts w:ascii="Times New Roman" w:hAnsi="Times New Roman"/>
          </w:rPr>
          <w:t>s</w:t>
        </w:r>
      </w:ins>
    </w:p>
    <w:p w14:paraId="5B79AD0C" w14:textId="77777777" w:rsidR="006C6A15" w:rsidRPr="00A219AF" w:rsidRDefault="006C6A15" w:rsidP="006C6A15">
      <w:pPr>
        <w:pStyle w:val="ListParagraph"/>
        <w:ind w:left="360"/>
        <w:pPrChange w:id="96" w:author="Chen Liao" w:date="2021-01-17T16:34:00Z">
          <w:pPr>
            <w:jc w:val="both"/>
          </w:pPr>
        </w:pPrChange>
      </w:pPr>
    </w:p>
    <w:bookmarkEnd w:id="82"/>
    <w:bookmarkEnd w:id="83"/>
    <w:p w14:paraId="1AFF9B90" w14:textId="6B232EFD" w:rsidR="002436EA" w:rsidRDefault="00F84D19">
      <w:pPr>
        <w:jc w:val="both"/>
      </w:pPr>
      <w:r>
        <w:rPr>
          <w:sz w:val="22"/>
          <w:szCs w:val="22"/>
        </w:rPr>
        <w:t>Folder “</w:t>
      </w:r>
      <w:proofErr w:type="spellStart"/>
      <w:r>
        <w:rPr>
          <w:sz w:val="22"/>
          <w:szCs w:val="22"/>
        </w:rPr>
        <w:t>meta_data</w:t>
      </w:r>
      <w:proofErr w:type="spellEnd"/>
      <w:r>
        <w:rPr>
          <w:sz w:val="22"/>
          <w:szCs w:val="22"/>
        </w:rPr>
        <w:t>”</w:t>
      </w:r>
      <w:del w:id="97" w:author="Chen Liao" w:date="2021-01-17T16:34:00Z">
        <w:r w:rsidR="00CA6526" w:rsidDel="006C6A15">
          <w:rPr>
            <w:sz w:val="22"/>
            <w:szCs w:val="22"/>
          </w:rPr>
          <w:fldChar w:fldCharType="begin"/>
        </w:r>
        <w:r w:rsidR="002A7539" w:rsidDel="006C6A15">
          <w:rPr>
            <w:sz w:val="22"/>
            <w:szCs w:val="22"/>
          </w:rPr>
          <w:del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delInstrText>
        </w:r>
        <w:r w:rsidR="00CA6526" w:rsidDel="006C6A15">
          <w:rPr>
            <w:sz w:val="22"/>
            <w:szCs w:val="22"/>
          </w:rPr>
          <w:fldChar w:fldCharType="separate"/>
        </w:r>
        <w:r w:rsidR="001628CE" w:rsidRPr="001628CE" w:rsidDel="006C6A15">
          <w:rPr>
            <w:noProof/>
            <w:sz w:val="22"/>
            <w:szCs w:val="22"/>
            <w:vertAlign w:val="superscript"/>
          </w:rPr>
          <w:delText>35</w:delText>
        </w:r>
        <w:r w:rsidR="00CA6526" w:rsidDel="006C6A15">
          <w:rPr>
            <w:sz w:val="22"/>
            <w:szCs w:val="22"/>
          </w:rPr>
          <w:fldChar w:fldCharType="end"/>
        </w:r>
      </w:del>
      <w:r>
        <w:rPr>
          <w:sz w:val="22"/>
          <w:szCs w:val="22"/>
        </w:rPr>
        <w:t>:</w:t>
      </w:r>
    </w:p>
    <w:p w14:paraId="5AFFB582" w14:textId="74D99DCD" w:rsidR="002436EA" w:rsidRDefault="00F84D19">
      <w:pPr>
        <w:pStyle w:val="ListParagraph"/>
        <w:numPr>
          <w:ilvl w:val="0"/>
          <w:numId w:val="1"/>
        </w:numPr>
        <w:ind w:left="360"/>
        <w:rPr>
          <w:rFonts w:ascii="Times New Roman" w:hAnsi="Times New Roman"/>
        </w:rPr>
      </w:pPr>
      <w:r>
        <w:rPr>
          <w:rFonts w:ascii="Times New Roman" w:hAnsi="Times New Roman"/>
        </w:rPr>
        <w:t>tbl</w:t>
      </w:r>
      <w:r w:rsidR="008242B1">
        <w:rPr>
          <w:rFonts w:ascii="Times New Roman" w:hAnsi="Times New Roman"/>
        </w:rPr>
        <w:t>hctmeta</w:t>
      </w:r>
      <w:r>
        <w:rPr>
          <w:rFonts w:ascii="Times New Roman" w:hAnsi="Times New Roman"/>
        </w:rPr>
        <w:t xml:space="preserve">.csv: The day </w:t>
      </w:r>
      <w:r w:rsidR="008242B1">
        <w:rPr>
          <w:rFonts w:ascii="Times New Roman" w:hAnsi="Times New Roman"/>
        </w:rPr>
        <w:t xml:space="preserve">and source </w:t>
      </w:r>
      <w:r>
        <w:rPr>
          <w:rFonts w:ascii="Times New Roman" w:hAnsi="Times New Roman"/>
        </w:rPr>
        <w:t xml:space="preserve">of </w:t>
      </w:r>
      <w:r w:rsidR="008242B1">
        <w:rPr>
          <w:rFonts w:ascii="Times New Roman" w:hAnsi="Times New Roman"/>
        </w:rPr>
        <w:t>HCT</w:t>
      </w:r>
      <w:r>
        <w:rPr>
          <w:rFonts w:ascii="Times New Roman" w:hAnsi="Times New Roman"/>
        </w:rPr>
        <w:t xml:space="preserve"> for 1,</w:t>
      </w:r>
      <w:r w:rsidR="008242B1">
        <w:rPr>
          <w:rFonts w:ascii="Times New Roman" w:hAnsi="Times New Roman"/>
        </w:rPr>
        <w:t>27</w:t>
      </w:r>
      <w:r w:rsidR="00D273EE">
        <w:rPr>
          <w:rFonts w:ascii="Times New Roman" w:hAnsi="Times New Roman"/>
        </w:rPr>
        <w:t>8</w:t>
      </w:r>
      <w:r>
        <w:rPr>
          <w:rFonts w:ascii="Times New Roman" w:hAnsi="Times New Roman"/>
        </w:rPr>
        <w:t xml:space="preserve"> patients</w:t>
      </w:r>
    </w:p>
    <w:p w14:paraId="1EE32009" w14:textId="51C51BE5"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8242B1">
        <w:rPr>
          <w:rFonts w:ascii="Times New Roman" w:hAnsi="Times New Roman"/>
        </w:rPr>
        <w:t>s</w:t>
      </w:r>
    </w:p>
    <w:p w14:paraId="0A50AAA7" w14:textId="38BB7DFF" w:rsidR="002436EA" w:rsidRDefault="00525588">
      <w:pPr>
        <w:pStyle w:val="ListParagraph"/>
        <w:numPr>
          <w:ilvl w:val="1"/>
          <w:numId w:val="1"/>
        </w:numPr>
        <w:ind w:left="1080"/>
        <w:rPr>
          <w:rFonts w:ascii="Times New Roman" w:hAnsi="Times New Roman"/>
        </w:rPr>
      </w:pPr>
      <w:proofErr w:type="spellStart"/>
      <w:r>
        <w:rPr>
          <w:rFonts w:ascii="Times New Roman" w:hAnsi="Times New Roman"/>
        </w:rPr>
        <w:t>T</w:t>
      </w:r>
      <w:r>
        <w:rPr>
          <w:rFonts w:ascii="Times New Roman" w:hAnsi="Times New Roman" w:hint="eastAsia"/>
          <w:lang w:eastAsia="zh-CN"/>
        </w:rPr>
        <w:t>imepoint</w:t>
      </w:r>
      <w:r w:rsidR="008242B1">
        <w:rPr>
          <w:rFonts w:ascii="Times New Roman" w:hAnsi="Times New Roman"/>
        </w:rPr>
        <w:t>OfTransplant</w:t>
      </w:r>
      <w:proofErr w:type="spellEnd"/>
      <w:r w:rsidR="00F84D19">
        <w:rPr>
          <w:rFonts w:ascii="Times New Roman" w:hAnsi="Times New Roman"/>
        </w:rPr>
        <w:t xml:space="preserve">: deidentified day </w:t>
      </w:r>
      <w:r w:rsidR="00CA6526">
        <w:rPr>
          <w:rFonts w:ascii="Times New Roman" w:hAnsi="Times New Roman"/>
        </w:rPr>
        <w:t>of</w:t>
      </w:r>
      <w:r w:rsidR="00F84D19">
        <w:rPr>
          <w:rFonts w:ascii="Times New Roman" w:hAnsi="Times New Roman"/>
        </w:rPr>
        <w:t xml:space="preserve"> </w:t>
      </w:r>
      <w:proofErr w:type="spellStart"/>
      <w:r w:rsidR="00F84D19">
        <w:rPr>
          <w:rFonts w:ascii="Times New Roman" w:hAnsi="Times New Roman"/>
        </w:rPr>
        <w:t>al</w:t>
      </w:r>
      <w:r w:rsidR="00334846">
        <w:rPr>
          <w:rFonts w:ascii="Times New Roman" w:hAnsi="Times New Roman"/>
        </w:rPr>
        <w:t>l</w:t>
      </w:r>
      <w:r w:rsidR="00F84D19">
        <w:rPr>
          <w:rFonts w:ascii="Times New Roman" w:hAnsi="Times New Roman"/>
        </w:rPr>
        <w:t>o</w:t>
      </w:r>
      <w:proofErr w:type="spellEnd"/>
      <w:r w:rsidR="00F84D19">
        <w:rPr>
          <w:rFonts w:ascii="Times New Roman" w:hAnsi="Times New Roman"/>
        </w:rPr>
        <w:t>-HCT (day of hematopoietic cell infusion). Out of 1,27</w:t>
      </w:r>
      <w:r>
        <w:rPr>
          <w:rFonts w:ascii="Times New Roman" w:hAnsi="Times New Roman"/>
        </w:rPr>
        <w:t>8</w:t>
      </w:r>
      <w:r w:rsidR="00F84D19">
        <w:rPr>
          <w:rFonts w:ascii="Times New Roman" w:hAnsi="Times New Roman"/>
        </w:rPr>
        <w:t xml:space="preserve"> patients 1,21</w:t>
      </w:r>
      <w:r w:rsidR="00C00150">
        <w:rPr>
          <w:rFonts w:ascii="Times New Roman" w:hAnsi="Times New Roman"/>
        </w:rPr>
        <w:t>2</w:t>
      </w:r>
      <w:r w:rsidR="00F84D19">
        <w:rPr>
          <w:rFonts w:ascii="Times New Roman" w:hAnsi="Times New Roman"/>
        </w:rPr>
        <w:t xml:space="preserve"> have a single HCT, 64 have 2 HCTs and 2 patients have 3 HCTs.</w:t>
      </w:r>
    </w:p>
    <w:p w14:paraId="53AF70AE" w14:textId="381E6914" w:rsidR="00334846" w:rsidRDefault="00334846" w:rsidP="00334846">
      <w:pPr>
        <w:pStyle w:val="ListParagraph"/>
        <w:numPr>
          <w:ilvl w:val="1"/>
          <w:numId w:val="1"/>
        </w:numPr>
        <w:ind w:left="1080"/>
        <w:rPr>
          <w:rFonts w:ascii="Times New Roman" w:hAnsi="Times New Roman"/>
        </w:rPr>
      </w:pPr>
      <w:proofErr w:type="spellStart"/>
      <w:r>
        <w:rPr>
          <w:rFonts w:ascii="Times New Roman" w:hAnsi="Times New Roman"/>
        </w:rPr>
        <w:t>HCTSource</w:t>
      </w:r>
      <w:proofErr w:type="spellEnd"/>
      <w:r>
        <w:rPr>
          <w:rFonts w:ascii="Times New Roman" w:hAnsi="Times New Roman"/>
        </w:rPr>
        <w:t>: hematopoietic cell sources for HCT patients (</w:t>
      </w:r>
      <w:proofErr w:type="spellStart"/>
      <w:r>
        <w:rPr>
          <w:rFonts w:ascii="Times New Roman" w:hAnsi="Times New Roman"/>
        </w:rPr>
        <w:t>BM_unmodified</w:t>
      </w:r>
      <w:proofErr w:type="spellEnd"/>
      <w:r>
        <w:rPr>
          <w:rFonts w:ascii="Times New Roman" w:hAnsi="Times New Roman"/>
        </w:rPr>
        <w:t xml:space="preserve">: bone marrow; </w:t>
      </w:r>
      <w:proofErr w:type="spellStart"/>
      <w:r>
        <w:rPr>
          <w:rFonts w:ascii="Times New Roman" w:hAnsi="Times New Roman"/>
        </w:rPr>
        <w:t>PBSC_unmodified</w:t>
      </w:r>
      <w:proofErr w:type="spellEnd"/>
      <w:r>
        <w:rPr>
          <w:rFonts w:ascii="Times New Roman" w:hAnsi="Times New Roman"/>
        </w:rPr>
        <w:t>: peripheral blood stem cells; TCD: T-cell depleted; cord: cord blood)</w:t>
      </w:r>
    </w:p>
    <w:p w14:paraId="0C829CE7" w14:textId="77777777" w:rsidR="00334846" w:rsidRPr="00EE40F2" w:rsidRDefault="00334846" w:rsidP="00334846">
      <w:pPr>
        <w:pStyle w:val="ListParagraph"/>
        <w:numPr>
          <w:ilvl w:val="1"/>
          <w:numId w:val="1"/>
        </w:numPr>
        <w:ind w:left="1080"/>
        <w:rPr>
          <w:rFonts w:ascii="Times New Roman" w:hAnsi="Times New Roman"/>
        </w:rPr>
      </w:pPr>
      <w:r>
        <w:rPr>
          <w:rFonts w:ascii="Times New Roman" w:hAnsi="Times New Roman"/>
        </w:rPr>
        <w:t>Disease: disease of patients</w:t>
      </w:r>
    </w:p>
    <w:p w14:paraId="277AA14D" w14:textId="6457953E" w:rsidR="002436EA" w:rsidRDefault="00F84D19">
      <w:pPr>
        <w:pStyle w:val="ListParagraph"/>
        <w:numPr>
          <w:ilvl w:val="1"/>
          <w:numId w:val="1"/>
        </w:numPr>
        <w:ind w:left="1080"/>
      </w:pPr>
      <w:proofErr w:type="spellStart"/>
      <w:r>
        <w:rPr>
          <w:rFonts w:ascii="Times New Roman" w:hAnsi="Times New Roman"/>
        </w:rPr>
        <w:t>wbcPatientId</w:t>
      </w:r>
      <w:proofErr w:type="spellEnd"/>
      <w:r>
        <w:rPr>
          <w:rFonts w:ascii="Times New Roman" w:hAnsi="Times New Roman"/>
        </w:rPr>
        <w:t xml:space="preserve">: identifiers for the same patients included in </w:t>
      </w:r>
      <w:r w:rsidR="00CA6526">
        <w:rPr>
          <w:rFonts w:ascii="Times New Roman" w:hAnsi="Times New Roman"/>
        </w:rPr>
        <w:t>a</w:t>
      </w:r>
      <w:r>
        <w:rPr>
          <w:rFonts w:ascii="Times New Roman" w:hAnsi="Times New Roman"/>
        </w:rPr>
        <w:t xml:space="preserve"> study </w:t>
      </w:r>
      <w:r w:rsidR="00CA6526">
        <w:rPr>
          <w:rFonts w:ascii="Times New Roman" w:hAnsi="Times New Roman"/>
        </w:rPr>
        <w:t>of the role of the microbiota in white blood cell dynamics</w:t>
      </w:r>
      <w:del w:id="98" w:author="Chen Liao" w:date="2021-01-17T17:25:00Z">
        <w:r w:rsidDel="00080C1C">
          <w:fldChar w:fldCharType="begin"/>
        </w:r>
        <w:r w:rsidR="00080C1C" w:rsidDel="00080C1C">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080C1C">
          <w:fldChar w:fldCharType="separate"/>
        </w:r>
        <w:bookmarkStart w:id="99" w:name="__Fieldmark__1059_3653938373"/>
        <w:r w:rsidR="00080C1C" w:rsidRPr="00080C1C" w:rsidDel="00080C1C">
          <w:rPr>
            <w:rFonts w:ascii="Times New Roman" w:hAnsi="Times New Roman"/>
            <w:vertAlign w:val="superscript"/>
          </w:rPr>
          <w:delText>36</w:delText>
        </w:r>
        <w:r w:rsidDel="00080C1C">
          <w:fldChar w:fldCharType="end"/>
        </w:r>
      </w:del>
      <w:bookmarkEnd w:id="99"/>
      <w:r w:rsidR="00080C1C">
        <w:fldChar w:fldCharType="begin"/>
      </w:r>
      <w:r w:rsidR="00080C1C">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080C1C" w:rsidRPr="00080C1C">
        <w:rPr>
          <w:noProof/>
          <w:vertAlign w:val="superscript"/>
        </w:rPr>
        <w:t>3</w:t>
      </w:r>
      <w:r w:rsidR="00080C1C">
        <w:fldChar w:fldCharType="end"/>
      </w:r>
    </w:p>
    <w:p w14:paraId="268AD473" w14:textId="6DB75A99" w:rsidR="008242B1" w:rsidRDefault="00F84D19" w:rsidP="008242B1">
      <w:pPr>
        <w:pStyle w:val="ListParagraph"/>
        <w:numPr>
          <w:ilvl w:val="1"/>
          <w:numId w:val="1"/>
        </w:numPr>
        <w:ind w:left="1080"/>
      </w:pPr>
      <w:proofErr w:type="spellStart"/>
      <w:r>
        <w:rPr>
          <w:rFonts w:ascii="Times New Roman" w:hAnsi="Times New Roman"/>
        </w:rPr>
        <w:t>autoFmtPatientId</w:t>
      </w:r>
      <w:proofErr w:type="spellEnd"/>
      <w:r>
        <w:rPr>
          <w:rFonts w:ascii="Times New Roman" w:hAnsi="Times New Roman"/>
        </w:rPr>
        <w:t xml:space="preserve">: identifiers for the same patients included in our </w:t>
      </w:r>
      <w:r w:rsidR="00CA6526">
        <w:rPr>
          <w:rFonts w:ascii="Times New Roman" w:hAnsi="Times New Roman"/>
        </w:rPr>
        <w:t>paper describing a</w:t>
      </w:r>
      <w:r w:rsidR="00B103B2">
        <w:rPr>
          <w:rFonts w:ascii="Times New Roman" w:hAnsi="Times New Roman" w:hint="eastAsia"/>
          <w:lang w:eastAsia="zh-CN"/>
        </w:rPr>
        <w:t>n</w:t>
      </w:r>
      <w:r w:rsidR="00CA6526">
        <w:rPr>
          <w:rFonts w:ascii="Times New Roman" w:hAnsi="Times New Roman"/>
        </w:rPr>
        <w:t xml:space="preserve"> autologous</w:t>
      </w:r>
      <w:r>
        <w:rPr>
          <w:rFonts w:ascii="Times New Roman" w:hAnsi="Times New Roman"/>
        </w:rPr>
        <w:t xml:space="preserve"> faecal microbiota trial</w:t>
      </w:r>
      <w:r>
        <w:fldChar w:fldCharType="begin"/>
      </w:r>
      <w:r w:rsidR="00080C1C">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100" w:name="__Fieldmark__1078_3653938373"/>
      <w:r w:rsidR="00080C1C" w:rsidRPr="00080C1C">
        <w:rPr>
          <w:rFonts w:ascii="Times New Roman" w:hAnsi="Times New Roman"/>
          <w:vertAlign w:val="superscript"/>
        </w:rPr>
        <w:t>18</w:t>
      </w:r>
      <w:r>
        <w:fldChar w:fldCharType="end"/>
      </w:r>
      <w:bookmarkEnd w:id="100"/>
    </w:p>
    <w:p w14:paraId="37051293" w14:textId="42E42FFD" w:rsidR="008242B1" w:rsidRDefault="008242B1" w:rsidP="008242B1">
      <w:pPr>
        <w:pStyle w:val="ListParagraph"/>
        <w:numPr>
          <w:ilvl w:val="1"/>
          <w:numId w:val="1"/>
        </w:numPr>
        <w:ind w:left="1080"/>
      </w:pPr>
      <w:proofErr w:type="spellStart"/>
      <w:r>
        <w:rPr>
          <w:rFonts w:ascii="Times New Roman" w:hAnsi="Times New Roman"/>
        </w:rPr>
        <w:t>nejmPatientId</w:t>
      </w:r>
      <w:proofErr w:type="spellEnd"/>
      <w:r>
        <w:rPr>
          <w:rFonts w:ascii="Times New Roman" w:hAnsi="Times New Roman"/>
        </w:rPr>
        <w:t xml:space="preserve">: </w:t>
      </w:r>
      <w:r w:rsidR="00F24782">
        <w:rPr>
          <w:rFonts w:ascii="Times New Roman" w:hAnsi="Times New Roman" w:hint="eastAsia"/>
          <w:lang w:eastAsia="zh-CN"/>
        </w:rPr>
        <w:t>whether</w:t>
      </w:r>
      <w:r w:rsidR="00F24782">
        <w:rPr>
          <w:rFonts w:ascii="Times New Roman" w:hAnsi="Times New Roman"/>
          <w:lang w:eastAsia="zh-CN"/>
        </w:rPr>
        <w:t xml:space="preserve"> </w:t>
      </w:r>
      <w:r>
        <w:rPr>
          <w:rFonts w:ascii="Times New Roman" w:hAnsi="Times New Roman"/>
        </w:rPr>
        <w:t xml:space="preserve">the same patients </w:t>
      </w:r>
      <w:r w:rsidR="00CA6526">
        <w:rPr>
          <w:rFonts w:ascii="Times New Roman" w:hAnsi="Times New Roman"/>
        </w:rPr>
        <w:t xml:space="preserve">from MSKCC samples </w:t>
      </w:r>
      <w:r w:rsidR="00F24782">
        <w:rPr>
          <w:rFonts w:ascii="Times New Roman" w:hAnsi="Times New Roman"/>
        </w:rPr>
        <w:t xml:space="preserve">were </w:t>
      </w:r>
      <w:r>
        <w:rPr>
          <w:rFonts w:ascii="Times New Roman" w:hAnsi="Times New Roman"/>
        </w:rPr>
        <w:t xml:space="preserve">included in </w:t>
      </w:r>
      <w:r w:rsidR="00CA6526">
        <w:rPr>
          <w:rFonts w:ascii="Times New Roman" w:hAnsi="Times New Roman"/>
        </w:rPr>
        <w:t>a</w:t>
      </w:r>
      <w:r>
        <w:rPr>
          <w:rFonts w:ascii="Times New Roman" w:hAnsi="Times New Roman"/>
        </w:rPr>
        <w:t xml:space="preserve"> recent </w:t>
      </w:r>
      <w:r w:rsidR="00CA6526">
        <w:rPr>
          <w:rFonts w:ascii="Times New Roman" w:hAnsi="Times New Roman"/>
        </w:rPr>
        <w:t xml:space="preserve">multicentre </w:t>
      </w:r>
      <w:r>
        <w:rPr>
          <w:rFonts w:ascii="Times New Roman" w:hAnsi="Times New Roman"/>
        </w:rPr>
        <w:t>study</w:t>
      </w:r>
      <w:r w:rsidR="00CA6526">
        <w:rPr>
          <w:rFonts w:ascii="Times New Roman" w:hAnsi="Times New Roman"/>
        </w:rPr>
        <w:fldChar w:fldCharType="begin"/>
      </w:r>
      <w:r w:rsidR="00080C1C">
        <w:rPr>
          <w:rFonts w:ascii="Times New Roman" w:hAnsi="Times New Roman"/>
        </w:rPr>
        <w:instrText>ADDIN F1000_CSL_CITATION&lt;~#@#~&gt;[{"DOI":"10.1056/NEJMoa1900623","First":false,"Last":false,"PMCID":"PMC7534690","PMID":"32101664","abstract":"&lt;strong&gt;BACKGROUND:&lt;/strong&gt;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w:instrText>
      </w:r>
      <w:r w:rsidR="00CA6526">
        <w:rPr>
          <w:rFonts w:ascii="Times New Roman" w:hAnsi="Times New Roman"/>
        </w:rPr>
        <w:fldChar w:fldCharType="separate"/>
      </w:r>
      <w:r w:rsidR="00080C1C" w:rsidRPr="00080C1C">
        <w:rPr>
          <w:rFonts w:ascii="Times New Roman" w:hAnsi="Times New Roman"/>
          <w:noProof/>
          <w:vertAlign w:val="superscript"/>
        </w:rPr>
        <w:t>15</w:t>
      </w:r>
      <w:r w:rsidR="00CA6526">
        <w:rPr>
          <w:rFonts w:ascii="Times New Roman" w:hAnsi="Times New Roman"/>
        </w:rPr>
        <w:fldChar w:fldCharType="end"/>
      </w:r>
    </w:p>
    <w:p w14:paraId="58A6603A" w14:textId="4AE0621D" w:rsidR="002436EA" w:rsidRDefault="0076399D">
      <w:pPr>
        <w:pStyle w:val="ListParagraph"/>
        <w:numPr>
          <w:ilvl w:val="0"/>
          <w:numId w:val="1"/>
        </w:numPr>
        <w:ind w:left="360"/>
        <w:rPr>
          <w:rFonts w:ascii="Times New Roman" w:hAnsi="Times New Roman"/>
        </w:rPr>
      </w:pPr>
      <w:r>
        <w:rPr>
          <w:rFonts w:ascii="Times New Roman" w:hAnsi="Times New Roman"/>
        </w:rPr>
        <w:t>tbldrug</w:t>
      </w:r>
      <w:r w:rsidR="00F84D19">
        <w:rPr>
          <w:rFonts w:ascii="Times New Roman" w:hAnsi="Times New Roman"/>
        </w:rPr>
        <w:t xml:space="preserve">.csv: Timing </w:t>
      </w:r>
      <w:r>
        <w:rPr>
          <w:rFonts w:ascii="Times New Roman" w:hAnsi="Times New Roman"/>
        </w:rPr>
        <w:t xml:space="preserve">and route </w:t>
      </w:r>
      <w:r w:rsidR="00F84D19">
        <w:rPr>
          <w:rFonts w:ascii="Times New Roman" w:hAnsi="Times New Roman"/>
        </w:rPr>
        <w:t xml:space="preserve">of </w:t>
      </w:r>
      <w:r>
        <w:rPr>
          <w:rFonts w:ascii="Times New Roman" w:hAnsi="Times New Roman"/>
        </w:rPr>
        <w:t xml:space="preserve">drug </w:t>
      </w:r>
      <w:r w:rsidR="00F84D19">
        <w:rPr>
          <w:rFonts w:ascii="Times New Roman" w:hAnsi="Times New Roman"/>
        </w:rPr>
        <w:t>administration for 1,</w:t>
      </w:r>
      <w:r>
        <w:rPr>
          <w:rFonts w:ascii="Times New Roman" w:hAnsi="Times New Roman"/>
        </w:rPr>
        <w:t>27</w:t>
      </w:r>
      <w:r w:rsidR="00B4524A">
        <w:rPr>
          <w:rFonts w:ascii="Times New Roman" w:hAnsi="Times New Roman"/>
        </w:rPr>
        <w:t>8</w:t>
      </w:r>
      <w:r w:rsidR="00F84D19">
        <w:rPr>
          <w:rFonts w:ascii="Times New Roman" w:hAnsi="Times New Roman"/>
        </w:rPr>
        <w:t xml:space="preserve"> patients</w:t>
      </w:r>
    </w:p>
    <w:p w14:paraId="01C66E36" w14:textId="2580AF73"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76399D">
        <w:rPr>
          <w:rFonts w:ascii="Times New Roman" w:hAnsi="Times New Roman"/>
        </w:rPr>
        <w:t>s</w:t>
      </w:r>
    </w:p>
    <w:p w14:paraId="347EB8A1" w14:textId="1D20E0AF" w:rsidR="002436EA" w:rsidRDefault="0076399D">
      <w:pPr>
        <w:pStyle w:val="ListParagraph"/>
        <w:numPr>
          <w:ilvl w:val="1"/>
          <w:numId w:val="1"/>
        </w:numPr>
        <w:ind w:left="1080"/>
        <w:rPr>
          <w:rFonts w:ascii="Times New Roman" w:hAnsi="Times New Roman"/>
        </w:rPr>
      </w:pPr>
      <w:proofErr w:type="spellStart"/>
      <w:r>
        <w:rPr>
          <w:rFonts w:ascii="Times New Roman" w:hAnsi="Times New Roman"/>
        </w:rPr>
        <w:t>Start</w:t>
      </w:r>
      <w:r w:rsidR="00823330">
        <w:rPr>
          <w:rFonts w:ascii="Times New Roman" w:hAnsi="Times New Roman"/>
        </w:rPr>
        <w:t>Timepoint</w:t>
      </w:r>
      <w:proofErr w:type="spellEnd"/>
      <w:r w:rsidR="00F84D19">
        <w:rPr>
          <w:rFonts w:ascii="Times New Roman" w:hAnsi="Times New Roman"/>
        </w:rPr>
        <w:t xml:space="preserve">: deidentified </w:t>
      </w:r>
      <w:r>
        <w:rPr>
          <w:rFonts w:ascii="Times New Roman" w:hAnsi="Times New Roman"/>
        </w:rPr>
        <w:t xml:space="preserve">day when </w:t>
      </w:r>
      <w:r w:rsidR="00F84D19">
        <w:rPr>
          <w:rFonts w:ascii="Times New Roman" w:hAnsi="Times New Roman"/>
        </w:rPr>
        <w:t>drug administration</w:t>
      </w:r>
      <w:r>
        <w:rPr>
          <w:rFonts w:ascii="Times New Roman" w:hAnsi="Times New Roman"/>
        </w:rPr>
        <w:t xml:space="preserve"> started</w:t>
      </w:r>
    </w:p>
    <w:p w14:paraId="14CA1894" w14:textId="11584D81" w:rsidR="0076399D" w:rsidRDefault="0076399D">
      <w:pPr>
        <w:pStyle w:val="ListParagraph"/>
        <w:numPr>
          <w:ilvl w:val="1"/>
          <w:numId w:val="1"/>
        </w:numPr>
        <w:ind w:left="1080"/>
        <w:rPr>
          <w:rFonts w:ascii="Times New Roman" w:hAnsi="Times New Roman"/>
        </w:rPr>
      </w:pPr>
      <w:proofErr w:type="spellStart"/>
      <w:r>
        <w:rPr>
          <w:rFonts w:ascii="Times New Roman" w:hAnsi="Times New Roman"/>
        </w:rPr>
        <w:t>Stop</w:t>
      </w:r>
      <w:r w:rsidR="00823330">
        <w:rPr>
          <w:rFonts w:ascii="Times New Roman" w:hAnsi="Times New Roman"/>
        </w:rPr>
        <w:t>Timepoint</w:t>
      </w:r>
      <w:proofErr w:type="spellEnd"/>
      <w:r>
        <w:rPr>
          <w:rFonts w:ascii="Times New Roman" w:hAnsi="Times New Roman"/>
        </w:rPr>
        <w:t>: deidentified day when drug administration stopped (including the day)</w:t>
      </w:r>
    </w:p>
    <w:p w14:paraId="7C7DB601" w14:textId="77777777" w:rsidR="002436EA" w:rsidRDefault="00F84D19">
      <w:pPr>
        <w:pStyle w:val="ListParagraph"/>
        <w:numPr>
          <w:ilvl w:val="1"/>
          <w:numId w:val="1"/>
        </w:numPr>
        <w:ind w:left="1080"/>
        <w:rPr>
          <w:rFonts w:ascii="Times New Roman" w:hAnsi="Times New Roman"/>
        </w:rPr>
      </w:pPr>
      <w:r>
        <w:rPr>
          <w:rFonts w:ascii="Times New Roman" w:hAnsi="Times New Roman"/>
        </w:rPr>
        <w:t>Factor: name of the drug</w:t>
      </w:r>
    </w:p>
    <w:p w14:paraId="7DBC3A12" w14:textId="69A7BF43" w:rsidR="002436EA" w:rsidRDefault="00F84D19">
      <w:pPr>
        <w:pStyle w:val="ListParagraph"/>
        <w:numPr>
          <w:ilvl w:val="1"/>
          <w:numId w:val="1"/>
        </w:numPr>
        <w:ind w:left="1080"/>
        <w:rPr>
          <w:rFonts w:ascii="Times New Roman" w:hAnsi="Times New Roman"/>
        </w:rPr>
      </w:pPr>
      <w:r>
        <w:rPr>
          <w:rFonts w:ascii="Times New Roman" w:hAnsi="Times New Roman"/>
        </w:rPr>
        <w:t>Category: category of the drug</w:t>
      </w:r>
    </w:p>
    <w:p w14:paraId="63614B00" w14:textId="01CBD1E7" w:rsidR="00FD51E7" w:rsidRDefault="00FD51E7">
      <w:pPr>
        <w:pStyle w:val="ListParagraph"/>
        <w:numPr>
          <w:ilvl w:val="1"/>
          <w:numId w:val="1"/>
        </w:numPr>
        <w:ind w:left="1080"/>
        <w:rPr>
          <w:rFonts w:ascii="Times New Roman" w:hAnsi="Times New Roman"/>
        </w:rPr>
      </w:pPr>
      <w:proofErr w:type="spellStart"/>
      <w:r>
        <w:rPr>
          <w:rFonts w:ascii="Times New Roman" w:hAnsi="Times New Roman"/>
        </w:rPr>
        <w:t>AntiInfective</w:t>
      </w:r>
      <w:proofErr w:type="spellEnd"/>
      <w:r>
        <w:rPr>
          <w:rFonts w:ascii="Times New Roman" w:hAnsi="Times New Roman"/>
        </w:rPr>
        <w:t>: whether a drug is an anti-infective agent</w:t>
      </w:r>
    </w:p>
    <w:p w14:paraId="390CD287" w14:textId="533CDCCE" w:rsidR="002436EA" w:rsidRDefault="00F84D19">
      <w:pPr>
        <w:pStyle w:val="ListParagraph"/>
        <w:numPr>
          <w:ilvl w:val="1"/>
          <w:numId w:val="1"/>
        </w:numPr>
        <w:ind w:left="1080"/>
        <w:rPr>
          <w:rFonts w:ascii="Times New Roman" w:hAnsi="Times New Roman"/>
        </w:rPr>
      </w:pPr>
      <w:r>
        <w:rPr>
          <w:rFonts w:ascii="Times New Roman" w:hAnsi="Times New Roman"/>
        </w:rPr>
        <w:t>Route: route of drug administration</w:t>
      </w:r>
    </w:p>
    <w:p w14:paraId="60EFAA5E" w14:textId="77963EFF" w:rsidR="00FD51E7" w:rsidRDefault="00FD51E7">
      <w:pPr>
        <w:pStyle w:val="ListParagraph"/>
        <w:numPr>
          <w:ilvl w:val="1"/>
          <w:numId w:val="1"/>
        </w:numPr>
        <w:ind w:left="1080"/>
        <w:rPr>
          <w:rFonts w:ascii="Times New Roman" w:hAnsi="Times New Roman"/>
        </w:rPr>
      </w:pPr>
      <w:proofErr w:type="spellStart"/>
      <w:r>
        <w:rPr>
          <w:rFonts w:ascii="Times New Roman" w:hAnsi="Times New Roman"/>
        </w:rPr>
        <w:t>StartDay</w:t>
      </w:r>
      <w:r w:rsidR="004A5ACB">
        <w:rPr>
          <w:rFonts w:ascii="Times New Roman" w:hAnsi="Times New Roman"/>
        </w:rPr>
        <w:t>RelativeToNearest</w:t>
      </w:r>
      <w:r w:rsidR="004B42CD">
        <w:rPr>
          <w:rFonts w:ascii="Times New Roman" w:hAnsi="Times New Roman"/>
        </w:rPr>
        <w:t>HCT</w:t>
      </w:r>
      <w:proofErr w:type="spellEnd"/>
      <w:r w:rsidR="004B42CD">
        <w:rPr>
          <w:rFonts w:ascii="Times New Roman" w:hAnsi="Times New Roman"/>
        </w:rPr>
        <w:t>: start day of drug administration relative to the nearest day of bone marrow transplant</w:t>
      </w:r>
    </w:p>
    <w:p w14:paraId="400DC4A9" w14:textId="380B3974" w:rsidR="004B42CD" w:rsidRDefault="004B42CD">
      <w:pPr>
        <w:pStyle w:val="ListParagraph"/>
        <w:numPr>
          <w:ilvl w:val="1"/>
          <w:numId w:val="1"/>
        </w:numPr>
        <w:ind w:left="1080"/>
        <w:rPr>
          <w:rFonts w:ascii="Times New Roman" w:hAnsi="Times New Roman"/>
        </w:rPr>
      </w:pPr>
      <w:proofErr w:type="spellStart"/>
      <w:r>
        <w:rPr>
          <w:rFonts w:ascii="Times New Roman" w:hAnsi="Times New Roman"/>
        </w:rPr>
        <w:t>StopDayRelativeToNearestHCT</w:t>
      </w:r>
      <w:proofErr w:type="spellEnd"/>
      <w:r>
        <w:rPr>
          <w:rFonts w:ascii="Times New Roman" w:hAnsi="Times New Roman"/>
        </w:rPr>
        <w:t>: stop day of drug administration relative to the nearest day of bone marrow transplant</w:t>
      </w:r>
    </w:p>
    <w:p w14:paraId="3BF566FA" w14:textId="0882CBD5" w:rsidR="002436EA" w:rsidRDefault="00F84D19">
      <w:pPr>
        <w:pStyle w:val="ListParagraph"/>
        <w:numPr>
          <w:ilvl w:val="0"/>
          <w:numId w:val="1"/>
        </w:numPr>
        <w:ind w:left="360"/>
        <w:rPr>
          <w:lang w:eastAsia="zh-CN"/>
        </w:rPr>
      </w:pPr>
      <w:r>
        <w:rPr>
          <w:rFonts w:ascii="Times New Roman" w:hAnsi="Times New Roman"/>
        </w:rPr>
        <w:t>tblInfectionsCidPapers.csv: The day of positive blood culture</w:t>
      </w:r>
      <w:r w:rsidR="0076399D">
        <w:rPr>
          <w:rFonts w:ascii="Times New Roman" w:hAnsi="Times New Roman"/>
        </w:rPr>
        <w:t>s</w:t>
      </w:r>
      <w:r>
        <w:rPr>
          <w:rFonts w:ascii="Times New Roman" w:hAnsi="Times New Roman"/>
        </w:rPr>
        <w:t xml:space="preserve"> for 4</w:t>
      </w:r>
      <w:r w:rsidR="00827D1E">
        <w:rPr>
          <w:rFonts w:ascii="Times New Roman" w:hAnsi="Times New Roman"/>
        </w:rPr>
        <w:t>26</w:t>
      </w:r>
      <w:r>
        <w:rPr>
          <w:rFonts w:ascii="Times New Roman" w:hAnsi="Times New Roman"/>
        </w:rPr>
        <w:t xml:space="preserve"> patients </w:t>
      </w:r>
      <w:r w:rsidR="0076399D">
        <w:rPr>
          <w:rFonts w:ascii="Times New Roman" w:hAnsi="Times New Roman"/>
        </w:rPr>
        <w:t>and</w:t>
      </w:r>
      <w:r>
        <w:rPr>
          <w:rFonts w:ascii="Times New Roman" w:hAnsi="Times New Roman"/>
        </w:rPr>
        <w:t xml:space="preserve"> microbes </w:t>
      </w:r>
      <w:r w:rsidR="0076399D">
        <w:rPr>
          <w:rFonts w:ascii="Times New Roman" w:hAnsi="Times New Roman"/>
        </w:rPr>
        <w:t xml:space="preserve">(genera </w:t>
      </w:r>
      <w:r w:rsidR="0076399D">
        <w:rPr>
          <w:rFonts w:ascii="Times New Roman" w:hAnsi="Times New Roman"/>
          <w:i/>
          <w:iCs/>
        </w:rPr>
        <w:t>Enterococcus</w:t>
      </w:r>
      <w:r w:rsidR="0076399D">
        <w:rPr>
          <w:rFonts w:ascii="Times New Roman" w:hAnsi="Times New Roman"/>
        </w:rPr>
        <w:t xml:space="preserve">, </w:t>
      </w:r>
      <w:r w:rsidR="0076399D">
        <w:rPr>
          <w:rFonts w:ascii="Times New Roman" w:hAnsi="Times New Roman"/>
          <w:i/>
          <w:iCs/>
        </w:rPr>
        <w:t>Escherichia</w:t>
      </w:r>
      <w:r w:rsidR="0076399D">
        <w:rPr>
          <w:rFonts w:ascii="Times New Roman" w:hAnsi="Times New Roman"/>
        </w:rPr>
        <w:t xml:space="preserve">, </w:t>
      </w:r>
      <w:r w:rsidR="0076399D">
        <w:rPr>
          <w:rFonts w:ascii="Times New Roman" w:hAnsi="Times New Roman"/>
          <w:i/>
          <w:iCs/>
        </w:rPr>
        <w:t>Klebsiella</w:t>
      </w:r>
      <w:r w:rsidR="0076399D">
        <w:rPr>
          <w:rFonts w:ascii="Times New Roman" w:hAnsi="Times New Roman"/>
        </w:rPr>
        <w:t xml:space="preserve">, </w:t>
      </w:r>
      <w:r w:rsidR="0076399D">
        <w:rPr>
          <w:rFonts w:ascii="Times New Roman" w:hAnsi="Times New Roman"/>
          <w:i/>
          <w:iCs/>
        </w:rPr>
        <w:t>Enterobacter</w:t>
      </w:r>
      <w:r w:rsidR="0076399D">
        <w:rPr>
          <w:rFonts w:ascii="Times New Roman" w:hAnsi="Times New Roman"/>
        </w:rPr>
        <w:t xml:space="preserve">, </w:t>
      </w:r>
      <w:r w:rsidR="0076399D">
        <w:rPr>
          <w:rFonts w:ascii="Times New Roman" w:hAnsi="Times New Roman"/>
          <w:i/>
          <w:iCs/>
        </w:rPr>
        <w:t>Pseudomonas</w:t>
      </w:r>
      <w:r w:rsidR="0076399D">
        <w:rPr>
          <w:rFonts w:ascii="Times New Roman" w:hAnsi="Times New Roman"/>
        </w:rPr>
        <w:t xml:space="preserve">, </w:t>
      </w:r>
      <w:bookmarkStart w:id="101" w:name="OLE_LINK126"/>
      <w:bookmarkStart w:id="102" w:name="OLE_LINK127"/>
      <w:r w:rsidR="0076399D">
        <w:rPr>
          <w:rFonts w:ascii="Times New Roman" w:hAnsi="Times New Roman"/>
          <w:i/>
          <w:iCs/>
        </w:rPr>
        <w:t>Stenotrophomonas</w:t>
      </w:r>
      <w:bookmarkEnd w:id="101"/>
      <w:bookmarkEnd w:id="102"/>
      <w:r w:rsidR="0076399D">
        <w:rPr>
          <w:rFonts w:ascii="Times New Roman" w:hAnsi="Times New Roman"/>
          <w:i/>
          <w:iCs/>
        </w:rPr>
        <w:t>,</w:t>
      </w:r>
      <w:r w:rsidR="0076399D">
        <w:rPr>
          <w:rFonts w:ascii="Times New Roman" w:hAnsi="Times New Roman"/>
        </w:rPr>
        <w:t xml:space="preserve"> and </w:t>
      </w:r>
      <w:r w:rsidR="0076399D">
        <w:rPr>
          <w:rFonts w:ascii="Times New Roman" w:hAnsi="Times New Roman"/>
          <w:i/>
          <w:iCs/>
        </w:rPr>
        <w:t>Citrobacter</w:t>
      </w:r>
      <w:r w:rsidR="0076399D">
        <w:rPr>
          <w:rFonts w:ascii="Times New Roman" w:hAnsi="Times New Roman"/>
        </w:rPr>
        <w:t xml:space="preserve">) </w:t>
      </w:r>
      <w:r>
        <w:rPr>
          <w:rFonts w:ascii="Times New Roman" w:hAnsi="Times New Roman"/>
        </w:rPr>
        <w:t>analysed in previous publications from our team</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w:instrText>
      </w:r>
      <w:r w:rsidR="00080C1C">
        <w:rPr>
          <w:rFonts w:hint="eastAsia"/>
        </w:rPr>
        <w:instrText xml:space="preserve">ive abundance </w:instrText>
      </w:r>
      <w:r w:rsidR="00080C1C">
        <w:rPr>
          <w:rFonts w:hint="eastAsia"/>
        </w:rPr>
        <w:instrText>≥</w:instrText>
      </w:r>
      <w:r w:rsidR="00080C1C">
        <w:rPr>
          <w:rFonts w:hint="eastAsia"/>
        </w:rPr>
        <w:instrText>30%) by gram-negative bacteria was used as predictor of gram-negative bloodstream infection using Cox proportional hazards modelling. Further analysis of microbiota composition was performed at the genus level.&lt;br&gt;&lt;br&gt;&lt;strong&gt;RESULTS:&lt;/stro</w:instrText>
      </w:r>
      <w:r w:rsidR="00080C1C">
        <w:instrText>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103" w:name="__Fieldmark__1119_3653938373"/>
      <w:r w:rsidR="00080C1C" w:rsidRPr="00080C1C">
        <w:rPr>
          <w:rFonts w:ascii="Times New Roman" w:hAnsi="Times New Roman"/>
          <w:vertAlign w:val="superscript"/>
          <w:lang w:eastAsia="zh-CN"/>
        </w:rPr>
        <w:t>13,23</w:t>
      </w:r>
      <w:r>
        <w:fldChar w:fldCharType="end"/>
      </w:r>
      <w:bookmarkEnd w:id="103"/>
    </w:p>
    <w:p w14:paraId="75312F10" w14:textId="58507DAC" w:rsidR="002A6480" w:rsidRPr="00066974" w:rsidRDefault="00F84D19" w:rsidP="00BB097E">
      <w:pPr>
        <w:pStyle w:val="ListParagraph"/>
        <w:numPr>
          <w:ilvl w:val="1"/>
          <w:numId w:val="1"/>
        </w:numPr>
        <w:ind w:left="1080"/>
        <w:rPr>
          <w:lang w:eastAsia="zh-CN"/>
        </w:rPr>
      </w:pPr>
      <w:proofErr w:type="spellStart"/>
      <w:r>
        <w:rPr>
          <w:rFonts w:ascii="Times New Roman" w:hAnsi="Times New Roman"/>
          <w:lang w:eastAsia="zh-CN"/>
        </w:rPr>
        <w:lastRenderedPageBreak/>
        <w:t>PatientID</w:t>
      </w:r>
      <w:proofErr w:type="spellEnd"/>
      <w:r>
        <w:rPr>
          <w:rFonts w:ascii="Times New Roman" w:hAnsi="Times New Roman"/>
          <w:lang w:eastAsia="zh-CN"/>
        </w:rPr>
        <w:t>: deidentified identifier of patient</w:t>
      </w:r>
      <w:r w:rsidR="0076399D">
        <w:rPr>
          <w:rFonts w:ascii="Times New Roman" w:hAnsi="Times New Roman"/>
          <w:lang w:eastAsia="zh-CN"/>
        </w:rPr>
        <w:t>s</w:t>
      </w:r>
      <w:r w:rsidR="002A6480">
        <w:rPr>
          <w:rFonts w:ascii="Times New Roman" w:hAnsi="Times New Roman"/>
          <w:lang w:eastAsia="zh-CN"/>
        </w:rPr>
        <w:t xml:space="preserve"> </w:t>
      </w:r>
    </w:p>
    <w:p w14:paraId="4ADB9283" w14:textId="22F22739" w:rsidR="002436EA" w:rsidRDefault="0041136B">
      <w:pPr>
        <w:pStyle w:val="ListParagraph"/>
        <w:numPr>
          <w:ilvl w:val="1"/>
          <w:numId w:val="1"/>
        </w:numPr>
        <w:ind w:left="1080"/>
        <w:rPr>
          <w:rFonts w:ascii="Times New Roman" w:hAnsi="Times New Roman"/>
          <w:lang w:eastAsia="zh-CN"/>
        </w:rPr>
      </w:pPr>
      <w:r>
        <w:rPr>
          <w:rFonts w:ascii="Times New Roman" w:hAnsi="Times New Roman"/>
          <w:lang w:eastAsia="zh-CN"/>
        </w:rPr>
        <w:t>Timepoint</w:t>
      </w:r>
      <w:r w:rsidR="00F84D19">
        <w:rPr>
          <w:rFonts w:ascii="Times New Roman" w:hAnsi="Times New Roman"/>
          <w:lang w:eastAsia="zh-CN"/>
        </w:rPr>
        <w:t xml:space="preserve">: </w:t>
      </w:r>
      <w:r w:rsidR="0028789E">
        <w:rPr>
          <w:rFonts w:ascii="Times New Roman" w:hAnsi="Times New Roman"/>
          <w:lang w:eastAsia="zh-CN"/>
        </w:rPr>
        <w:t xml:space="preserve">deidentified </w:t>
      </w:r>
      <w:r w:rsidR="00F84D19">
        <w:rPr>
          <w:rFonts w:ascii="Times New Roman" w:hAnsi="Times New Roman"/>
          <w:lang w:eastAsia="zh-CN"/>
        </w:rPr>
        <w:t>day of infection</w:t>
      </w:r>
    </w:p>
    <w:p w14:paraId="64907BE9" w14:textId="3A0C34E9" w:rsidR="002436EA" w:rsidRDefault="00F84D19">
      <w:pPr>
        <w:pStyle w:val="ListParagraph"/>
        <w:numPr>
          <w:ilvl w:val="1"/>
          <w:numId w:val="1"/>
        </w:numPr>
        <w:ind w:left="1080"/>
        <w:rPr>
          <w:rFonts w:ascii="Times New Roman" w:hAnsi="Times New Roman"/>
          <w:lang w:eastAsia="zh-CN"/>
        </w:rPr>
      </w:pPr>
      <w:proofErr w:type="spellStart"/>
      <w:r>
        <w:rPr>
          <w:rFonts w:ascii="Times New Roman" w:hAnsi="Times New Roman"/>
          <w:lang w:eastAsia="zh-CN"/>
        </w:rPr>
        <w:t>InfectiousAgent</w:t>
      </w:r>
      <w:proofErr w:type="spellEnd"/>
      <w:r>
        <w:rPr>
          <w:rFonts w:ascii="Times New Roman" w:hAnsi="Times New Roman"/>
          <w:lang w:eastAsia="zh-CN"/>
        </w:rPr>
        <w:t>: the bacteria causing infections</w:t>
      </w:r>
    </w:p>
    <w:p w14:paraId="0156B227" w14:textId="591E1AD0" w:rsidR="00912DD0" w:rsidRDefault="00912DD0">
      <w:pPr>
        <w:pStyle w:val="ListParagraph"/>
        <w:numPr>
          <w:ilvl w:val="1"/>
          <w:numId w:val="1"/>
        </w:numPr>
        <w:ind w:left="1080"/>
        <w:rPr>
          <w:rFonts w:ascii="Times New Roman" w:hAnsi="Times New Roman"/>
          <w:lang w:eastAsia="zh-CN"/>
        </w:rPr>
      </w:pPr>
      <w:proofErr w:type="spellStart"/>
      <w:r>
        <w:rPr>
          <w:rFonts w:ascii="Times New Roman" w:hAnsi="Times New Roman"/>
          <w:lang w:eastAsia="zh-CN"/>
        </w:rPr>
        <w:t>DayRelativeToNearestHCT</w:t>
      </w:r>
      <w:proofErr w:type="spellEnd"/>
      <w:r>
        <w:rPr>
          <w:rFonts w:ascii="Times New Roman" w:hAnsi="Times New Roman"/>
          <w:lang w:eastAsia="zh-CN"/>
        </w:rPr>
        <w:t>: day of infection relative to the nearest day of bone marrow transplant</w:t>
      </w:r>
    </w:p>
    <w:p w14:paraId="15EE8F0F" w14:textId="3ED77339" w:rsidR="002436EA" w:rsidRDefault="00F84D19">
      <w:pPr>
        <w:pStyle w:val="ListParagraph"/>
        <w:numPr>
          <w:ilvl w:val="0"/>
          <w:numId w:val="1"/>
        </w:numPr>
        <w:ind w:left="360"/>
        <w:rPr>
          <w:rFonts w:ascii="Times New Roman" w:hAnsi="Times New Roman"/>
        </w:rPr>
      </w:pPr>
      <w:r>
        <w:rPr>
          <w:rFonts w:ascii="Times New Roman" w:hAnsi="Times New Roman"/>
          <w:lang w:eastAsia="zh-CN"/>
        </w:rPr>
        <w:t>tbltemperature.csv: temperatures for 1,</w:t>
      </w:r>
      <w:r w:rsidR="00581D56">
        <w:rPr>
          <w:rFonts w:ascii="Times New Roman" w:hAnsi="Times New Roman"/>
          <w:lang w:eastAsia="zh-CN"/>
        </w:rPr>
        <w:t>249</w:t>
      </w:r>
      <w:r>
        <w:rPr>
          <w:rFonts w:ascii="Times New Roman" w:hAnsi="Times New Roman"/>
          <w:lang w:eastAsia="zh-CN"/>
        </w:rPr>
        <w:t xml:space="preserve"> </w:t>
      </w:r>
      <w:r>
        <w:rPr>
          <w:rFonts w:ascii="Times New Roman" w:hAnsi="Times New Roman"/>
        </w:rPr>
        <w:t>patients</w:t>
      </w:r>
    </w:p>
    <w:p w14:paraId="7BF2FE20" w14:textId="3A0D6D8B"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28789E">
        <w:rPr>
          <w:rFonts w:ascii="Times New Roman" w:hAnsi="Times New Roman"/>
        </w:rPr>
        <w:t>s</w:t>
      </w:r>
    </w:p>
    <w:p w14:paraId="340BFD00" w14:textId="6A6C306A" w:rsidR="002436EA" w:rsidRDefault="00C17B06">
      <w:pPr>
        <w:pStyle w:val="ListParagraph"/>
        <w:numPr>
          <w:ilvl w:val="1"/>
          <w:numId w:val="1"/>
        </w:numPr>
        <w:ind w:left="1080"/>
        <w:rPr>
          <w:rFonts w:ascii="Times New Roman" w:hAnsi="Times New Roman"/>
        </w:rPr>
      </w:pPr>
      <w:r>
        <w:rPr>
          <w:rFonts w:ascii="Times New Roman" w:hAnsi="Times New Roman"/>
        </w:rPr>
        <w:t>Timepoint</w:t>
      </w:r>
      <w:r w:rsidR="00F84D19">
        <w:rPr>
          <w:rFonts w:ascii="Times New Roman" w:hAnsi="Times New Roman"/>
        </w:rPr>
        <w:t xml:space="preserve">: deidentified day </w:t>
      </w:r>
      <w:r w:rsidR="00A679A4">
        <w:rPr>
          <w:rFonts w:ascii="Times New Roman" w:hAnsi="Times New Roman"/>
        </w:rPr>
        <w:t>when patient temperature was measured</w:t>
      </w:r>
    </w:p>
    <w:p w14:paraId="4AF5A7B7" w14:textId="65816642"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MaxTemperature</w:t>
      </w:r>
      <w:proofErr w:type="spellEnd"/>
      <w:r>
        <w:rPr>
          <w:rFonts w:ascii="Times New Roman" w:hAnsi="Times New Roman"/>
        </w:rPr>
        <w:t>: Maximum temperature (unit: Fahrenheit) recorded on that day for that patient</w:t>
      </w:r>
    </w:p>
    <w:p w14:paraId="303CE18C" w14:textId="66583C5D" w:rsidR="0019482B" w:rsidRPr="007048D8" w:rsidRDefault="0019482B" w:rsidP="0019482B">
      <w:pPr>
        <w:pStyle w:val="ListParagraph"/>
        <w:numPr>
          <w:ilvl w:val="1"/>
          <w:numId w:val="1"/>
        </w:numPr>
        <w:ind w:left="1080"/>
        <w:rPr>
          <w:rFonts w:ascii="Times New Roman" w:hAnsi="Times New Roman"/>
        </w:rPr>
      </w:pPr>
      <w:proofErr w:type="spellStart"/>
      <w:r>
        <w:rPr>
          <w:rFonts w:ascii="Times New Roman" w:hAnsi="Times New Roman"/>
        </w:rPr>
        <w:t>DayRelativeToNearestHCT</w:t>
      </w:r>
      <w:proofErr w:type="spellEnd"/>
      <w:r>
        <w:rPr>
          <w:rFonts w:ascii="Times New Roman" w:hAnsi="Times New Roman"/>
        </w:rPr>
        <w:t xml:space="preserve">: day of </w:t>
      </w:r>
      <w:r w:rsidR="00DF2106">
        <w:rPr>
          <w:rFonts w:ascii="Times New Roman" w:hAnsi="Times New Roman"/>
        </w:rPr>
        <w:t>temperature measurement</w:t>
      </w:r>
      <w:r>
        <w:rPr>
          <w:rFonts w:ascii="Times New Roman" w:hAnsi="Times New Roman"/>
        </w:rPr>
        <w:t xml:space="preserve"> relative to the nearest day of bone marrow transplant</w:t>
      </w:r>
    </w:p>
    <w:p w14:paraId="4D2FF298" w14:textId="538A4320" w:rsidR="002436EA" w:rsidRDefault="00F84D19">
      <w:pPr>
        <w:pStyle w:val="ListParagraph"/>
        <w:numPr>
          <w:ilvl w:val="0"/>
          <w:numId w:val="1"/>
        </w:numPr>
        <w:ind w:left="360"/>
        <w:rPr>
          <w:rFonts w:ascii="Times New Roman" w:hAnsi="Times New Roman"/>
        </w:rPr>
      </w:pPr>
      <w:r>
        <w:rPr>
          <w:rFonts w:ascii="Times New Roman" w:hAnsi="Times New Roman"/>
        </w:rPr>
        <w:t>tblbc.csv: Daily measurements of white blood cells, platelets and red blood cells for 1,27</w:t>
      </w:r>
      <w:r w:rsidR="00E54C4F">
        <w:rPr>
          <w:rFonts w:ascii="Times New Roman" w:hAnsi="Times New Roman"/>
        </w:rPr>
        <w:t>8</w:t>
      </w:r>
      <w:r>
        <w:rPr>
          <w:rFonts w:ascii="Times New Roman" w:hAnsi="Times New Roman"/>
        </w:rPr>
        <w:t xml:space="preserve"> patients</w:t>
      </w:r>
    </w:p>
    <w:p w14:paraId="437A8643" w14:textId="47361F8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 of patient</w:t>
      </w:r>
      <w:r w:rsidR="00B96EA8">
        <w:rPr>
          <w:rFonts w:ascii="Times New Roman" w:hAnsi="Times New Roman"/>
        </w:rPr>
        <w:t>s</w:t>
      </w:r>
    </w:p>
    <w:p w14:paraId="5B739BB5" w14:textId="7A3DFCB0" w:rsidR="00FB49BD" w:rsidRDefault="00F84D19">
      <w:pPr>
        <w:pStyle w:val="ListParagraph"/>
        <w:numPr>
          <w:ilvl w:val="1"/>
          <w:numId w:val="1"/>
        </w:numPr>
        <w:ind w:left="1080"/>
        <w:rPr>
          <w:rFonts w:ascii="Times New Roman" w:hAnsi="Times New Roman"/>
          <w:lang w:eastAsia="zh-CN"/>
        </w:rPr>
      </w:pPr>
      <w:r>
        <w:rPr>
          <w:rFonts w:ascii="Times New Roman" w:hAnsi="Times New Roman"/>
          <w:lang w:eastAsia="zh-CN"/>
        </w:rPr>
        <w:t>Day: deidentified day of blood cell measurement</w:t>
      </w:r>
    </w:p>
    <w:p w14:paraId="5E5900C6" w14:textId="109CFCFF" w:rsidR="00FB49BD" w:rsidRDefault="00FB49BD" w:rsidP="00FB49BD">
      <w:pPr>
        <w:pStyle w:val="ListParagraph"/>
        <w:numPr>
          <w:ilvl w:val="1"/>
          <w:numId w:val="1"/>
        </w:numPr>
        <w:ind w:left="1080"/>
        <w:rPr>
          <w:rFonts w:ascii="Times New Roman" w:hAnsi="Times New Roman"/>
        </w:rPr>
      </w:pPr>
      <w:proofErr w:type="spellStart"/>
      <w:r w:rsidRPr="007048D8">
        <w:rPr>
          <w:rFonts w:ascii="Times New Roman" w:hAnsi="Times New Roman"/>
        </w:rPr>
        <w:t>BloodCellType</w:t>
      </w:r>
      <w:proofErr w:type="spellEnd"/>
      <w:r w:rsidRPr="007048D8">
        <w:rPr>
          <w:rFonts w:ascii="Times New Roman" w:hAnsi="Times New Roman"/>
        </w:rPr>
        <w:t>:  immature monocyte cells (</w:t>
      </w:r>
      <w:proofErr w:type="spellStart"/>
      <w:r w:rsidRPr="007048D8">
        <w:rPr>
          <w:rFonts w:ascii="Times New Roman" w:hAnsi="Times New Roman"/>
        </w:rPr>
        <w:t>ImmatureMonocytes</w:t>
      </w:r>
      <w:proofErr w:type="spellEnd"/>
      <w:r w:rsidRPr="007048D8">
        <w:rPr>
          <w:rFonts w:ascii="Times New Roman" w:hAnsi="Times New Roman"/>
        </w:rPr>
        <w:t xml:space="preserve">), </w:t>
      </w:r>
      <w:proofErr w:type="spellStart"/>
      <w:r w:rsidRPr="007048D8">
        <w:rPr>
          <w:rFonts w:ascii="Times New Roman" w:hAnsi="Times New Roman"/>
        </w:rPr>
        <w:t>sezary</w:t>
      </w:r>
      <w:proofErr w:type="spellEnd"/>
      <w:r w:rsidRPr="007048D8">
        <w:rPr>
          <w:rFonts w:ascii="Times New Roman" w:hAnsi="Times New Roman"/>
        </w:rPr>
        <w:t xml:space="preserve"> cells (</w:t>
      </w:r>
      <w:proofErr w:type="spellStart"/>
      <w:r w:rsidRPr="007048D8">
        <w:rPr>
          <w:rFonts w:ascii="Times New Roman" w:hAnsi="Times New Roman"/>
        </w:rPr>
        <w:t>SezaryCells</w:t>
      </w:r>
      <w:proofErr w:type="spellEnd"/>
      <w:r w:rsidRPr="007048D8">
        <w:rPr>
          <w:rFonts w:ascii="Times New Roman" w:hAnsi="Times New Roman"/>
        </w:rPr>
        <w:t>), variant lymphocyte cells (</w:t>
      </w:r>
      <w:proofErr w:type="spellStart"/>
      <w:r w:rsidRPr="007048D8">
        <w:rPr>
          <w:rFonts w:ascii="Times New Roman" w:hAnsi="Times New Roman"/>
        </w:rPr>
        <w:t>VariantLymphocytes</w:t>
      </w:r>
      <w:proofErr w:type="spellEnd"/>
      <w:r w:rsidRPr="007048D8">
        <w:rPr>
          <w:rFonts w:ascii="Times New Roman" w:hAnsi="Times New Roman"/>
        </w:rPr>
        <w:t>), immature granulocyte cells (</w:t>
      </w:r>
      <w:proofErr w:type="spellStart"/>
      <w:r w:rsidRPr="007048D8">
        <w:rPr>
          <w:rFonts w:ascii="Times New Roman" w:hAnsi="Times New Roman"/>
        </w:rPr>
        <w:t>ImmatureGranulocytes</w:t>
      </w:r>
      <w:proofErr w:type="spellEnd"/>
      <w:r w:rsidRPr="007048D8">
        <w:rPr>
          <w:rFonts w:ascii="Times New Roman" w:hAnsi="Times New Roman"/>
        </w:rPr>
        <w:t>), band cells (</w:t>
      </w:r>
      <w:proofErr w:type="spellStart"/>
      <w:r w:rsidRPr="007048D8">
        <w:rPr>
          <w:rFonts w:ascii="Times New Roman" w:hAnsi="Times New Roman"/>
        </w:rPr>
        <w:t>BandCells</w:t>
      </w:r>
      <w:proofErr w:type="spellEnd"/>
      <w:r w:rsidRPr="007048D8">
        <w:rPr>
          <w:rFonts w:ascii="Times New Roman" w:hAnsi="Times New Roman"/>
        </w:rPr>
        <w:t>), basophil cells (</w:t>
      </w:r>
      <w:proofErr w:type="spellStart"/>
      <w:r w:rsidRPr="007048D8">
        <w:rPr>
          <w:rFonts w:ascii="Times New Roman" w:hAnsi="Times New Roman"/>
        </w:rPr>
        <w:t>Basophills</w:t>
      </w:r>
      <w:proofErr w:type="spellEnd"/>
      <w:r w:rsidRPr="007048D8">
        <w:rPr>
          <w:rFonts w:ascii="Times New Roman" w:hAnsi="Times New Roman"/>
        </w:rPr>
        <w:t>), blast cells (</w:t>
      </w:r>
      <w:proofErr w:type="spellStart"/>
      <w:r w:rsidRPr="007048D8">
        <w:rPr>
          <w:rFonts w:ascii="Times New Roman" w:hAnsi="Times New Roman"/>
        </w:rPr>
        <w:t>BlastCells</w:t>
      </w:r>
      <w:proofErr w:type="spellEnd"/>
      <w:r w:rsidRPr="007048D8">
        <w:rPr>
          <w:rFonts w:ascii="Times New Roman" w:hAnsi="Times New Roman"/>
        </w:rPr>
        <w:t>), eosinophil cells (Eosinophils), lymphocyte cells (Lymphocytes), neutrophil cells (Neutrophils), monocyte cells (Monocytes), platelet (Platelets), total white blood cells (</w:t>
      </w:r>
      <w:proofErr w:type="spellStart"/>
      <w:r w:rsidRPr="007048D8">
        <w:rPr>
          <w:rFonts w:ascii="Times New Roman" w:hAnsi="Times New Roman"/>
        </w:rPr>
        <w:t>WBCtotal</w:t>
      </w:r>
      <w:proofErr w:type="spellEnd"/>
      <w:r w:rsidRPr="007048D8">
        <w:rPr>
          <w:rFonts w:ascii="Times New Roman" w:hAnsi="Times New Roman"/>
        </w:rPr>
        <w:t>), total red blood cells (</w:t>
      </w:r>
      <w:proofErr w:type="spellStart"/>
      <w:r w:rsidRPr="007048D8">
        <w:rPr>
          <w:rFonts w:ascii="Times New Roman" w:hAnsi="Times New Roman"/>
        </w:rPr>
        <w:t>RBCtotal</w:t>
      </w:r>
      <w:proofErr w:type="spellEnd"/>
      <w:r w:rsidRPr="007048D8">
        <w:rPr>
          <w:rFonts w:ascii="Times New Roman" w:hAnsi="Times New Roman"/>
        </w:rPr>
        <w:t>)</w:t>
      </w:r>
    </w:p>
    <w:p w14:paraId="71A26CBE" w14:textId="761B318B" w:rsidR="000E0E5A" w:rsidRDefault="000E0E5A" w:rsidP="00FB49BD">
      <w:pPr>
        <w:pStyle w:val="ListParagraph"/>
        <w:numPr>
          <w:ilvl w:val="1"/>
          <w:numId w:val="1"/>
        </w:numPr>
        <w:ind w:left="1080"/>
        <w:rPr>
          <w:rFonts w:ascii="Times New Roman" w:hAnsi="Times New Roman"/>
        </w:rPr>
      </w:pPr>
      <w:r>
        <w:rPr>
          <w:rFonts w:ascii="Times New Roman" w:hAnsi="Times New Roman"/>
        </w:rPr>
        <w:t>Value: blood cell counts</w:t>
      </w:r>
    </w:p>
    <w:p w14:paraId="0C489CAF" w14:textId="6EC995AF" w:rsidR="000E0E5A" w:rsidRDefault="000E0E5A" w:rsidP="00FB49BD">
      <w:pPr>
        <w:pStyle w:val="ListParagraph"/>
        <w:numPr>
          <w:ilvl w:val="1"/>
          <w:numId w:val="1"/>
        </w:numPr>
        <w:ind w:left="1080"/>
        <w:rPr>
          <w:rFonts w:ascii="Times New Roman" w:hAnsi="Times New Roman"/>
        </w:rPr>
      </w:pPr>
      <w:r>
        <w:rPr>
          <w:rFonts w:ascii="Times New Roman" w:hAnsi="Times New Roman"/>
        </w:rPr>
        <w:t xml:space="preserve">Unit: </w:t>
      </w:r>
      <w:proofErr w:type="spellStart"/>
      <w:r>
        <w:rPr>
          <w:rFonts w:ascii="Times New Roman" w:hAnsi="Times New Roman"/>
        </w:rPr>
        <w:t>K_per</w:t>
      </w:r>
      <w:proofErr w:type="spellEnd"/>
      <w:r w:rsidR="00544340">
        <w:rPr>
          <w:rFonts w:ascii="Times New Roman" w:hAnsi="Times New Roman"/>
        </w:rPr>
        <w:t>_</w:t>
      </w:r>
      <w:r w:rsidR="00544340">
        <w:sym w:font="Symbol" w:char="F06D"/>
      </w:r>
      <w:r w:rsidR="00544340">
        <w:rPr>
          <w:rFonts w:ascii="Times New Roman" w:hAnsi="Times New Roman"/>
        </w:rPr>
        <w:t xml:space="preserve">L </w:t>
      </w:r>
      <w:r>
        <w:rPr>
          <w:rFonts w:ascii="Times New Roman" w:hAnsi="Times New Roman"/>
        </w:rPr>
        <w:t>(1,000 cells/</w:t>
      </w:r>
      <w:r w:rsidR="00544340">
        <w:sym w:font="Symbol" w:char="F06D"/>
      </w:r>
      <w:r w:rsidR="00544340">
        <w:rPr>
          <w:rFonts w:ascii="Times New Roman" w:hAnsi="Times New Roman"/>
        </w:rPr>
        <w:t>L</w:t>
      </w:r>
      <w:r>
        <w:rPr>
          <w:rFonts w:ascii="Times New Roman" w:hAnsi="Times New Roman"/>
        </w:rPr>
        <w:t xml:space="preserve">) or </w:t>
      </w:r>
      <w:proofErr w:type="spellStart"/>
      <w:r>
        <w:rPr>
          <w:rFonts w:ascii="Times New Roman" w:hAnsi="Times New Roman"/>
        </w:rPr>
        <w:t>M_per</w:t>
      </w:r>
      <w:proofErr w:type="spellEnd"/>
      <w:r w:rsidR="00544340">
        <w:rPr>
          <w:rFonts w:ascii="Times New Roman" w:hAnsi="Times New Roman"/>
        </w:rPr>
        <w:t>_</w:t>
      </w:r>
      <w:r w:rsidR="00544340">
        <w:sym w:font="Symbol" w:char="F06D"/>
      </w:r>
      <w:r>
        <w:rPr>
          <w:rFonts w:ascii="Times New Roman" w:hAnsi="Times New Roman"/>
        </w:rPr>
        <w:t>L (1,000,000 cells/</w:t>
      </w:r>
      <w:r w:rsidR="00544340">
        <w:sym w:font="Symbol" w:char="F06D"/>
      </w:r>
      <w:r w:rsidR="00544340">
        <w:rPr>
          <w:rFonts w:ascii="Times New Roman" w:hAnsi="Times New Roman"/>
        </w:rPr>
        <w:t>L</w:t>
      </w:r>
      <w:r>
        <w:rPr>
          <w:rFonts w:ascii="Times New Roman" w:hAnsi="Times New Roman"/>
        </w:rPr>
        <w:t>)</w:t>
      </w:r>
    </w:p>
    <w:p w14:paraId="4CA43ACE" w14:textId="23FC2CB8" w:rsidR="004B42F3" w:rsidRPr="00CC00E0" w:rsidRDefault="004B42F3" w:rsidP="007048D8">
      <w:pPr>
        <w:pStyle w:val="ListParagraph"/>
        <w:numPr>
          <w:ilvl w:val="1"/>
          <w:numId w:val="1"/>
        </w:numPr>
        <w:ind w:left="1080"/>
      </w:pPr>
      <w:proofErr w:type="spellStart"/>
      <w:r>
        <w:rPr>
          <w:rFonts w:ascii="Times New Roman" w:hAnsi="Times New Roman"/>
        </w:rPr>
        <w:t>DayRelativeToNearestHCT</w:t>
      </w:r>
      <w:proofErr w:type="spellEnd"/>
      <w:r>
        <w:rPr>
          <w:rFonts w:ascii="Times New Roman" w:hAnsi="Times New Roman"/>
        </w:rPr>
        <w:t>: day of blood cell measurement relative to the nearest day of bone marrow transplant</w:t>
      </w:r>
    </w:p>
    <w:p w14:paraId="336C31BA" w14:textId="463001EA" w:rsidR="002436EA" w:rsidRDefault="00F84D19">
      <w:pPr>
        <w:pStyle w:val="ListParagraph"/>
        <w:numPr>
          <w:ilvl w:val="0"/>
          <w:numId w:val="1"/>
        </w:numPr>
        <w:ind w:left="360"/>
        <w:rPr>
          <w:rFonts w:ascii="Times New Roman" w:hAnsi="Times New Roman"/>
        </w:rPr>
      </w:pPr>
      <w:r>
        <w:rPr>
          <w:rFonts w:ascii="Times New Roman" w:hAnsi="Times New Roman"/>
        </w:rPr>
        <w:t xml:space="preserve">tblVanA.csv: Results of PCR detection for </w:t>
      </w:r>
      <w:proofErr w:type="spellStart"/>
      <w:r>
        <w:rPr>
          <w:rFonts w:ascii="Times New Roman" w:hAnsi="Times New Roman"/>
          <w:i/>
          <w:iCs/>
        </w:rPr>
        <w:t>vanA</w:t>
      </w:r>
      <w:proofErr w:type="spellEnd"/>
      <w:r>
        <w:rPr>
          <w:rFonts w:ascii="Times New Roman" w:hAnsi="Times New Roman"/>
          <w:i/>
          <w:iCs/>
        </w:rPr>
        <w:t xml:space="preserve"> </w:t>
      </w:r>
      <w:r>
        <w:rPr>
          <w:rFonts w:ascii="Times New Roman" w:hAnsi="Times New Roman"/>
        </w:rPr>
        <w:t>gene for 7,</w:t>
      </w:r>
      <w:r w:rsidR="00DB2A9A">
        <w:rPr>
          <w:rFonts w:ascii="Times New Roman" w:hAnsi="Times New Roman"/>
        </w:rPr>
        <w:t>547</w:t>
      </w:r>
      <w:r>
        <w:rPr>
          <w:rFonts w:ascii="Times New Roman" w:hAnsi="Times New Roman"/>
        </w:rPr>
        <w:t xml:space="preserve"> samples</w:t>
      </w:r>
    </w:p>
    <w:p w14:paraId="58BC6C43"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4F921FF4"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VanA</w:t>
      </w:r>
      <w:proofErr w:type="spellEnd"/>
      <w:r>
        <w:rPr>
          <w:rFonts w:ascii="Times New Roman" w:hAnsi="Times New Roman"/>
        </w:rPr>
        <w:t xml:space="preserve">: whether </w:t>
      </w:r>
      <w:proofErr w:type="spellStart"/>
      <w:r>
        <w:rPr>
          <w:rFonts w:ascii="Times New Roman" w:hAnsi="Times New Roman"/>
          <w:i/>
          <w:iCs/>
        </w:rPr>
        <w:t>vanA</w:t>
      </w:r>
      <w:proofErr w:type="spellEnd"/>
      <w:r>
        <w:rPr>
          <w:rFonts w:ascii="Times New Roman" w:hAnsi="Times New Roman"/>
        </w:rPr>
        <w:t xml:space="preserve"> gene is detected in the sample</w:t>
      </w:r>
    </w:p>
    <w:p w14:paraId="33E0B6C6" w14:textId="77777777" w:rsidR="002436EA" w:rsidRDefault="002436EA">
      <w:pPr>
        <w:jc w:val="both"/>
      </w:pPr>
    </w:p>
    <w:p w14:paraId="4ED08952" w14:textId="67B5EA73" w:rsidR="002436EA" w:rsidRDefault="00F84D19">
      <w:pPr>
        <w:jc w:val="both"/>
        <w:rPr>
          <w:sz w:val="22"/>
          <w:szCs w:val="22"/>
        </w:rPr>
      </w:pPr>
      <w:r>
        <w:rPr>
          <w:sz w:val="22"/>
          <w:szCs w:val="22"/>
        </w:rPr>
        <w:t>Folder “samples”</w:t>
      </w:r>
      <w:del w:id="104" w:author="Chen Liao" w:date="2021-01-17T16:33:00Z">
        <w:r w:rsidR="00EE40F2" w:rsidDel="006C6A15">
          <w:rPr>
            <w:sz w:val="22"/>
            <w:szCs w:val="22"/>
          </w:rPr>
          <w:fldChar w:fldCharType="begin"/>
        </w:r>
        <w:r w:rsidR="002A7539" w:rsidDel="006C6A15">
          <w:rPr>
            <w:sz w:val="22"/>
            <w:szCs w:val="22"/>
          </w:rPr>
          <w:delInstrText>ADDIN F1000_CSL_CITATION&lt;~#@#~&gt;[{"DOI":"10.6084/m9.figshare.12016983","First":false,"Last":false,"abstract":"&lt;b&gt;tblASVsamples.csv: The day of collection of 12,659 stool samples for 1,879 patients and the stool consistency&lt;/b&gt;SampleID: stool sample identifierPatientID: deidentified identifier of a patientDay: deidentified day of sample collectionConsistency: stool consistencyAccession: the NCBI SRA accession number for the sequencing data corresponding to this sample","author":[{"family":"Liao","given":"Chen"}],"authorYearDisplayFormat":false,"citation-label":"8756811","container-title":"Figshare","container-title-short":"Figshare","id":"8756811","invisible":false,"issued":{"date-parts":[["2020"]]},"journalAbbreviation":"Figshare","suppress-author":false,"title":"samples","type":"article-journal"}]</w:delInstrText>
        </w:r>
        <w:r w:rsidR="00EE40F2" w:rsidDel="006C6A15">
          <w:rPr>
            <w:sz w:val="22"/>
            <w:szCs w:val="22"/>
          </w:rPr>
          <w:fldChar w:fldCharType="separate"/>
        </w:r>
        <w:r w:rsidR="001628CE" w:rsidRPr="001628CE" w:rsidDel="006C6A15">
          <w:rPr>
            <w:noProof/>
            <w:sz w:val="22"/>
            <w:szCs w:val="22"/>
            <w:vertAlign w:val="superscript"/>
          </w:rPr>
          <w:delText>37</w:delText>
        </w:r>
        <w:r w:rsidR="00EE40F2" w:rsidDel="006C6A15">
          <w:rPr>
            <w:sz w:val="22"/>
            <w:szCs w:val="22"/>
          </w:rPr>
          <w:fldChar w:fldCharType="end"/>
        </w:r>
      </w:del>
      <w:r>
        <w:rPr>
          <w:sz w:val="22"/>
          <w:szCs w:val="22"/>
        </w:rPr>
        <w:t>:</w:t>
      </w:r>
    </w:p>
    <w:p w14:paraId="3130DBE4" w14:textId="64A51728" w:rsidR="002436EA" w:rsidRDefault="00F84D19">
      <w:pPr>
        <w:pStyle w:val="ListParagraph"/>
        <w:numPr>
          <w:ilvl w:val="0"/>
          <w:numId w:val="1"/>
        </w:numPr>
        <w:ind w:left="360"/>
        <w:rPr>
          <w:rFonts w:ascii="Times New Roman" w:hAnsi="Times New Roman"/>
        </w:rPr>
      </w:pPr>
      <w:r>
        <w:rPr>
          <w:rFonts w:ascii="Times New Roman" w:hAnsi="Times New Roman"/>
        </w:rPr>
        <w:t>tblASVsamples.csv: The day of collection of 12,</w:t>
      </w:r>
      <w:r w:rsidR="00DB2A9A">
        <w:rPr>
          <w:rFonts w:ascii="Times New Roman" w:hAnsi="Times New Roman"/>
        </w:rPr>
        <w:t>546</w:t>
      </w:r>
      <w:r>
        <w:rPr>
          <w:rFonts w:ascii="Times New Roman" w:hAnsi="Times New Roman"/>
        </w:rPr>
        <w:t xml:space="preserve"> stool samples for 1,87</w:t>
      </w:r>
      <w:r w:rsidR="00DB2A9A">
        <w:rPr>
          <w:rFonts w:ascii="Times New Roman" w:hAnsi="Times New Roman"/>
        </w:rPr>
        <w:t>0</w:t>
      </w:r>
      <w:r>
        <w:rPr>
          <w:rFonts w:ascii="Times New Roman" w:hAnsi="Times New Roman"/>
        </w:rPr>
        <w:t xml:space="preserve"> patients and the stool consistency</w:t>
      </w:r>
    </w:p>
    <w:p w14:paraId="3A709025"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SampleID</w:t>
      </w:r>
      <w:proofErr w:type="spellEnd"/>
      <w:r>
        <w:rPr>
          <w:rFonts w:ascii="Times New Roman" w:hAnsi="Times New Roman"/>
        </w:rPr>
        <w:t>: stool sample identifier.</w:t>
      </w:r>
    </w:p>
    <w:p w14:paraId="0B56BEE0" w14:textId="6CC8F15B"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PatientID</w:t>
      </w:r>
      <w:proofErr w:type="spellEnd"/>
      <w:r>
        <w:rPr>
          <w:rFonts w:ascii="Times New Roman" w:hAnsi="Times New Roman"/>
        </w:rPr>
        <w:t>: deidentified identifier of patient</w:t>
      </w:r>
      <w:r w:rsidR="00FF249B">
        <w:rPr>
          <w:rFonts w:ascii="Times New Roman" w:hAnsi="Times New Roman"/>
        </w:rPr>
        <w:t>s</w:t>
      </w:r>
    </w:p>
    <w:p w14:paraId="19E54C47" w14:textId="2C764282" w:rsidR="002436EA" w:rsidRDefault="00DB2A9A">
      <w:pPr>
        <w:pStyle w:val="ListParagraph"/>
        <w:numPr>
          <w:ilvl w:val="1"/>
          <w:numId w:val="1"/>
        </w:numPr>
        <w:ind w:left="1080"/>
        <w:rPr>
          <w:rFonts w:ascii="Times New Roman" w:hAnsi="Times New Roman"/>
        </w:rPr>
      </w:pPr>
      <w:r>
        <w:rPr>
          <w:rFonts w:ascii="Times New Roman" w:hAnsi="Times New Roman"/>
        </w:rPr>
        <w:t>Timepoint</w:t>
      </w:r>
      <w:r w:rsidR="00F84D19">
        <w:rPr>
          <w:rFonts w:ascii="Times New Roman" w:hAnsi="Times New Roman"/>
        </w:rPr>
        <w:t>: deidentified day of sample collection</w:t>
      </w:r>
    </w:p>
    <w:p w14:paraId="0CABFC6A" w14:textId="77777777" w:rsidR="002436EA" w:rsidRDefault="00F84D19">
      <w:pPr>
        <w:pStyle w:val="ListParagraph"/>
        <w:numPr>
          <w:ilvl w:val="1"/>
          <w:numId w:val="1"/>
        </w:numPr>
        <w:ind w:left="1080"/>
        <w:rPr>
          <w:rFonts w:ascii="Times New Roman" w:hAnsi="Times New Roman"/>
        </w:rPr>
      </w:pPr>
      <w:r>
        <w:rPr>
          <w:rFonts w:ascii="Times New Roman" w:hAnsi="Times New Roman"/>
        </w:rPr>
        <w:t>Consistency: stool consistency</w:t>
      </w:r>
    </w:p>
    <w:p w14:paraId="3CFF1FF6" w14:textId="786E505E" w:rsidR="002436EA" w:rsidRDefault="00F84D19">
      <w:pPr>
        <w:pStyle w:val="ListParagraph"/>
        <w:numPr>
          <w:ilvl w:val="1"/>
          <w:numId w:val="1"/>
        </w:numPr>
        <w:ind w:left="1080"/>
        <w:rPr>
          <w:ins w:id="105" w:author="Chen Liao" w:date="2021-01-17T09:52:00Z"/>
          <w:rFonts w:ascii="Times New Roman" w:hAnsi="Times New Roman"/>
        </w:rPr>
      </w:pPr>
      <w:r>
        <w:rPr>
          <w:rFonts w:ascii="Times New Roman" w:hAnsi="Times New Roman"/>
        </w:rPr>
        <w:t xml:space="preserve">Accession: the NCBI SRA accession number for the </w:t>
      </w:r>
      <w:ins w:id="106" w:author="Chen Liao" w:date="2021-01-17T09:54:00Z">
        <w:r w:rsidR="00106FD2">
          <w:rPr>
            <w:rFonts w:ascii="Times New Roman" w:hAnsi="Times New Roman"/>
          </w:rPr>
          <w:t>most recent</w:t>
        </w:r>
      </w:ins>
      <w:ins w:id="107" w:author="Chen Liao" w:date="2021-01-17T10:00:00Z">
        <w:r w:rsidR="002636A6">
          <w:rPr>
            <w:rFonts w:ascii="Times New Roman" w:hAnsi="Times New Roman"/>
          </w:rPr>
          <w:t xml:space="preserve"> submission </w:t>
        </w:r>
        <w:r w:rsidR="00404CC3">
          <w:rPr>
            <w:rFonts w:ascii="Times New Roman" w:hAnsi="Times New Roman"/>
          </w:rPr>
          <w:t xml:space="preserve">(among all </w:t>
        </w:r>
        <w:r w:rsidR="00840B92">
          <w:rPr>
            <w:rFonts w:ascii="Times New Roman" w:hAnsi="Times New Roman"/>
          </w:rPr>
          <w:t>duplicate</w:t>
        </w:r>
        <w:r w:rsidR="00404CC3">
          <w:rPr>
            <w:rFonts w:ascii="Times New Roman" w:hAnsi="Times New Roman"/>
          </w:rPr>
          <w:t xml:space="preserve"> </w:t>
        </w:r>
        <w:r w:rsidR="00840B92">
          <w:rPr>
            <w:rFonts w:ascii="Times New Roman" w:hAnsi="Times New Roman"/>
          </w:rPr>
          <w:t>submissions)</w:t>
        </w:r>
        <w:r w:rsidR="00404CC3">
          <w:rPr>
            <w:rFonts w:ascii="Times New Roman" w:hAnsi="Times New Roman"/>
          </w:rPr>
          <w:t xml:space="preserve"> </w:t>
        </w:r>
        <w:r w:rsidR="002636A6">
          <w:rPr>
            <w:rFonts w:ascii="Times New Roman" w:hAnsi="Times New Roman"/>
          </w:rPr>
          <w:t>of</w:t>
        </w:r>
      </w:ins>
      <w:ins w:id="108" w:author="Chen Liao" w:date="2021-01-17T09:54:00Z">
        <w:r w:rsidR="00106FD2">
          <w:rPr>
            <w:rFonts w:ascii="Times New Roman" w:hAnsi="Times New Roman"/>
          </w:rPr>
          <w:t xml:space="preserve"> </w:t>
        </w:r>
      </w:ins>
      <w:ins w:id="109" w:author="Chen Liao" w:date="2021-01-17T15:51:00Z">
        <w:r w:rsidR="00206444">
          <w:rPr>
            <w:rFonts w:ascii="Times New Roman" w:hAnsi="Times New Roman"/>
          </w:rPr>
          <w:t xml:space="preserve">the same </w:t>
        </w:r>
      </w:ins>
      <w:r>
        <w:rPr>
          <w:rFonts w:ascii="Times New Roman" w:hAnsi="Times New Roman"/>
        </w:rPr>
        <w:t>sequencing data corresponding to this sample</w:t>
      </w:r>
    </w:p>
    <w:p w14:paraId="7770D443" w14:textId="52F3D0E2" w:rsidR="00106FD2" w:rsidRDefault="00106FD2">
      <w:pPr>
        <w:pStyle w:val="ListParagraph"/>
        <w:numPr>
          <w:ilvl w:val="1"/>
          <w:numId w:val="1"/>
        </w:numPr>
        <w:ind w:left="1080"/>
        <w:rPr>
          <w:rFonts w:ascii="Times New Roman" w:hAnsi="Times New Roman"/>
        </w:rPr>
      </w:pPr>
      <w:proofErr w:type="spellStart"/>
      <w:ins w:id="110" w:author="Chen Liao" w:date="2021-01-17T09:53:00Z">
        <w:r>
          <w:rPr>
            <w:rFonts w:ascii="Times New Roman" w:hAnsi="Times New Roman"/>
          </w:rPr>
          <w:t>BioProject</w:t>
        </w:r>
        <w:proofErr w:type="spellEnd"/>
        <w:r>
          <w:rPr>
            <w:rFonts w:ascii="Times New Roman" w:hAnsi="Times New Roman"/>
          </w:rPr>
          <w:t>: project-level SRA identifier</w:t>
        </w:r>
      </w:ins>
    </w:p>
    <w:p w14:paraId="18726BFC" w14:textId="4FE23B0F" w:rsidR="00DB2A9A" w:rsidRPr="007048D8" w:rsidRDefault="00DB2A9A" w:rsidP="00DB2A9A">
      <w:pPr>
        <w:pStyle w:val="ListParagraph"/>
        <w:numPr>
          <w:ilvl w:val="1"/>
          <w:numId w:val="1"/>
        </w:numPr>
        <w:ind w:left="1080"/>
        <w:rPr>
          <w:rFonts w:ascii="Times New Roman" w:hAnsi="Times New Roman"/>
        </w:rPr>
      </w:pPr>
      <w:proofErr w:type="spellStart"/>
      <w:r>
        <w:rPr>
          <w:rFonts w:ascii="Times New Roman" w:hAnsi="Times New Roman"/>
        </w:rPr>
        <w:t>DayRelativeToNearestHCT</w:t>
      </w:r>
      <w:proofErr w:type="spellEnd"/>
      <w:r>
        <w:rPr>
          <w:rFonts w:ascii="Times New Roman" w:hAnsi="Times New Roman"/>
        </w:rPr>
        <w:t>: day of sample collection relative to the nearest day of bone marrow transplant</w:t>
      </w:r>
    </w:p>
    <w:p w14:paraId="2279F5B6" w14:textId="77777777" w:rsidR="002436EA" w:rsidRPr="00DB2A9A" w:rsidRDefault="002436EA" w:rsidP="007048D8">
      <w:pPr>
        <w:pStyle w:val="ListParagraph"/>
      </w:pPr>
    </w:p>
    <w:p w14:paraId="3BD41CB0" w14:textId="3B466479" w:rsidR="002436EA" w:rsidRDefault="00F84D19">
      <w:pPr>
        <w:jc w:val="both"/>
        <w:rPr>
          <w:sz w:val="22"/>
          <w:szCs w:val="22"/>
        </w:rPr>
      </w:pPr>
      <w:r>
        <w:rPr>
          <w:sz w:val="22"/>
          <w:szCs w:val="22"/>
        </w:rPr>
        <w:t>Folder “taxonomy”</w:t>
      </w:r>
      <w:del w:id="111" w:author="Chen Liao" w:date="2021-01-17T16:33:00Z">
        <w:r w:rsidR="00EF1D6F" w:rsidDel="006C6A15">
          <w:rPr>
            <w:sz w:val="22"/>
            <w:szCs w:val="22"/>
          </w:rPr>
          <w:fldChar w:fldCharType="begin"/>
        </w:r>
        <w:r w:rsidR="002A7539" w:rsidDel="006C6A15">
          <w:rPr>
            <w:sz w:val="22"/>
            <w:szCs w:val="22"/>
          </w:rPr>
          <w:delInstrText>ADDIN F1000_CSL_CITATION&lt;~#@#~&gt;[{"DOI":"10.6084/m9.figshare.12016992","First":false,"Last":false,"abstract":"&lt;b&gt;tblASVtaxonomy_silva_v4v5_filter.csv: &lt;/b&gt;&lt;b&gt;taxonomic information for 17,865 ASVs&lt;/b&gt;&lt;b&gt; &lt;/b&gt;ASV: identifier of the ASVsSequence: V4-V5 region of the 16S rRNA gene sequencesKingdom, Phylum, Class, Order, Family, Genus: taxonomic classificationConfidenceKingdom, ConfidencePhylum, ConfidenceClass, ConfidenceOrder, ConfidenceFamily, ConfidenceGenus: confidence assignment at each taxonomic levelHexColor: HEX color code assigned to each ASVColorOrder: auxiliary integers used to group and sort the orders of ASVs in stacked barplot","author":[{"family":"Liao","given":"Chen"}],"authorYearDisplayFormat":false,"citation-label":"8756810","container-title":"Figshare","container-title-short":"Figshare","id":"8756810","invisible":false,"issued":{"date-parts":[["2020"]]},"journalAbbreviation":"Figshare","suppress-author":false,"title":"taxonomy","type":"article-journal"}]</w:delInstrText>
        </w:r>
        <w:r w:rsidR="00EF1D6F" w:rsidDel="006C6A15">
          <w:rPr>
            <w:sz w:val="22"/>
            <w:szCs w:val="22"/>
          </w:rPr>
          <w:fldChar w:fldCharType="separate"/>
        </w:r>
        <w:r w:rsidR="001628CE" w:rsidRPr="001628CE" w:rsidDel="006C6A15">
          <w:rPr>
            <w:noProof/>
            <w:sz w:val="22"/>
            <w:szCs w:val="22"/>
            <w:vertAlign w:val="superscript"/>
          </w:rPr>
          <w:delText>38</w:delText>
        </w:r>
        <w:r w:rsidR="00EF1D6F" w:rsidDel="006C6A15">
          <w:rPr>
            <w:sz w:val="22"/>
            <w:szCs w:val="22"/>
          </w:rPr>
          <w:fldChar w:fldCharType="end"/>
        </w:r>
      </w:del>
      <w:r>
        <w:rPr>
          <w:sz w:val="22"/>
          <w:szCs w:val="22"/>
        </w:rPr>
        <w:t>:</w:t>
      </w:r>
    </w:p>
    <w:p w14:paraId="535D500C" w14:textId="77777777" w:rsidR="002436EA" w:rsidRDefault="00F84D19">
      <w:pPr>
        <w:pStyle w:val="ListParagraph"/>
        <w:numPr>
          <w:ilvl w:val="0"/>
          <w:numId w:val="1"/>
        </w:numPr>
        <w:ind w:left="360"/>
        <w:rPr>
          <w:rFonts w:ascii="Times New Roman" w:hAnsi="Times New Roman"/>
        </w:rPr>
      </w:pPr>
      <w:r>
        <w:rPr>
          <w:rFonts w:ascii="Times New Roman" w:hAnsi="Times New Roman"/>
        </w:rPr>
        <w:t>tblASVtaxonomy_silva_v4v5_filter.csv: taxonomic information for 17,865 ASVs</w:t>
      </w:r>
    </w:p>
    <w:p w14:paraId="3DD4BA78" w14:textId="77777777" w:rsidR="002436EA" w:rsidRDefault="00F84D19">
      <w:pPr>
        <w:pStyle w:val="ListParagraph"/>
        <w:numPr>
          <w:ilvl w:val="1"/>
          <w:numId w:val="1"/>
        </w:numPr>
        <w:ind w:left="1080"/>
        <w:rPr>
          <w:rFonts w:ascii="Times New Roman" w:hAnsi="Times New Roman"/>
        </w:rPr>
      </w:pPr>
      <w:r>
        <w:rPr>
          <w:rFonts w:ascii="Times New Roman" w:hAnsi="Times New Roman"/>
        </w:rPr>
        <w:t>ASV: identifier of the ASVs</w:t>
      </w:r>
    </w:p>
    <w:p w14:paraId="25026CD4" w14:textId="77777777" w:rsidR="002436EA" w:rsidRDefault="00F84D19">
      <w:pPr>
        <w:pStyle w:val="ListParagraph"/>
        <w:numPr>
          <w:ilvl w:val="1"/>
          <w:numId w:val="1"/>
        </w:numPr>
        <w:ind w:left="1080"/>
        <w:rPr>
          <w:rFonts w:ascii="Times New Roman" w:hAnsi="Times New Roman"/>
        </w:rPr>
      </w:pPr>
      <w:r>
        <w:rPr>
          <w:rFonts w:ascii="Times New Roman" w:hAnsi="Times New Roman"/>
        </w:rPr>
        <w:t>Sequence: V4-V5 region of the 16S rRNA gene sequences</w:t>
      </w:r>
    </w:p>
    <w:p w14:paraId="6915D5AF" w14:textId="77777777" w:rsidR="002436EA" w:rsidRDefault="00F84D19">
      <w:pPr>
        <w:pStyle w:val="ListParagraph"/>
        <w:numPr>
          <w:ilvl w:val="1"/>
          <w:numId w:val="1"/>
        </w:numPr>
        <w:ind w:left="1080"/>
        <w:rPr>
          <w:rFonts w:ascii="Times New Roman" w:hAnsi="Times New Roman"/>
        </w:rPr>
      </w:pPr>
      <w:r>
        <w:rPr>
          <w:rFonts w:ascii="Times New Roman" w:hAnsi="Times New Roman"/>
        </w:rPr>
        <w:t>Kingdom, Phylum, Class, Order, Family, Genus: taxonomic classification</w:t>
      </w:r>
    </w:p>
    <w:p w14:paraId="05B37E28"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ConfidenceKingdom</w:t>
      </w:r>
      <w:proofErr w:type="spellEnd"/>
      <w:r>
        <w:rPr>
          <w:rFonts w:ascii="Times New Roman" w:hAnsi="Times New Roman"/>
        </w:rPr>
        <w:t xml:space="preserve">, </w:t>
      </w:r>
      <w:proofErr w:type="spellStart"/>
      <w:r>
        <w:rPr>
          <w:rFonts w:ascii="Times New Roman" w:hAnsi="Times New Roman"/>
        </w:rPr>
        <w:t>ConfidencePhylum</w:t>
      </w:r>
      <w:proofErr w:type="spellEnd"/>
      <w:r>
        <w:rPr>
          <w:rFonts w:ascii="Times New Roman" w:hAnsi="Times New Roman"/>
        </w:rPr>
        <w:t xml:space="preserve">, </w:t>
      </w:r>
      <w:proofErr w:type="spellStart"/>
      <w:r>
        <w:rPr>
          <w:rFonts w:ascii="Times New Roman" w:hAnsi="Times New Roman"/>
        </w:rPr>
        <w:t>ConfidenceClass</w:t>
      </w:r>
      <w:proofErr w:type="spellEnd"/>
      <w:r>
        <w:rPr>
          <w:rFonts w:ascii="Times New Roman" w:hAnsi="Times New Roman"/>
        </w:rPr>
        <w:t xml:space="preserve">, </w:t>
      </w:r>
      <w:proofErr w:type="spellStart"/>
      <w:r>
        <w:rPr>
          <w:rFonts w:ascii="Times New Roman" w:hAnsi="Times New Roman"/>
        </w:rPr>
        <w:t>ConfidenceOrder</w:t>
      </w:r>
      <w:proofErr w:type="spellEnd"/>
      <w:r>
        <w:rPr>
          <w:rFonts w:ascii="Times New Roman" w:hAnsi="Times New Roman"/>
        </w:rPr>
        <w:t xml:space="preserve">, </w:t>
      </w:r>
      <w:proofErr w:type="spellStart"/>
      <w:r>
        <w:rPr>
          <w:rFonts w:ascii="Times New Roman" w:hAnsi="Times New Roman"/>
        </w:rPr>
        <w:t>ConfidenceFamily</w:t>
      </w:r>
      <w:proofErr w:type="spellEnd"/>
      <w:r>
        <w:rPr>
          <w:rFonts w:ascii="Times New Roman" w:hAnsi="Times New Roman"/>
        </w:rPr>
        <w:t xml:space="preserve">, </w:t>
      </w:r>
      <w:proofErr w:type="spellStart"/>
      <w:r>
        <w:rPr>
          <w:rFonts w:ascii="Times New Roman" w:hAnsi="Times New Roman"/>
        </w:rPr>
        <w:t>ConfidenceGenus</w:t>
      </w:r>
      <w:proofErr w:type="spellEnd"/>
      <w:r>
        <w:rPr>
          <w:rFonts w:ascii="Times New Roman" w:hAnsi="Times New Roman"/>
        </w:rPr>
        <w:t>: confidence assignment at each taxonomic level</w:t>
      </w:r>
    </w:p>
    <w:p w14:paraId="51FB875E" w14:textId="70A84B40"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lastRenderedPageBreak/>
        <w:t>HexColor</w:t>
      </w:r>
      <w:proofErr w:type="spellEnd"/>
      <w:r>
        <w:rPr>
          <w:rFonts w:ascii="Times New Roman" w:hAnsi="Times New Roman"/>
        </w:rPr>
        <w:t xml:space="preserve">: HEX </w:t>
      </w:r>
      <w:proofErr w:type="spellStart"/>
      <w:r>
        <w:rPr>
          <w:rFonts w:ascii="Times New Roman" w:hAnsi="Times New Roman"/>
        </w:rPr>
        <w:t>color</w:t>
      </w:r>
      <w:proofErr w:type="spellEnd"/>
      <w:r>
        <w:rPr>
          <w:rFonts w:ascii="Times New Roman" w:hAnsi="Times New Roman"/>
        </w:rPr>
        <w:t xml:space="preserve"> code used in microbiota composition bar plots (</w:t>
      </w:r>
      <w:r>
        <w:rPr>
          <w:rFonts w:ascii="Times New Roman" w:hAnsi="Times New Roman"/>
          <w:b/>
          <w:bCs/>
        </w:rPr>
        <w:t>Fig. 1</w:t>
      </w:r>
      <w:r>
        <w:rPr>
          <w:rFonts w:ascii="Times New Roman" w:hAnsi="Times New Roman"/>
        </w:rPr>
        <w:t>) and the t</w:t>
      </w:r>
      <w:r w:rsidR="00146FF9">
        <w:rPr>
          <w:rFonts w:ascii="Times New Roman" w:hAnsi="Times New Roman"/>
        </w:rPr>
        <w:t>-</w:t>
      </w:r>
      <w:r>
        <w:rPr>
          <w:rFonts w:ascii="Times New Roman" w:hAnsi="Times New Roman"/>
        </w:rPr>
        <w:t>SNE plot (</w:t>
      </w:r>
      <w:r>
        <w:rPr>
          <w:rFonts w:ascii="Times New Roman" w:hAnsi="Times New Roman"/>
          <w:b/>
          <w:bCs/>
        </w:rPr>
        <w:t>Fig. 2</w:t>
      </w:r>
      <w:r>
        <w:rPr>
          <w:rFonts w:ascii="Times New Roman" w:hAnsi="Times New Roman"/>
        </w:rPr>
        <w:t>).</w:t>
      </w:r>
    </w:p>
    <w:p w14:paraId="3984FBE3" w14:textId="77777777" w:rsidR="002436EA" w:rsidRDefault="00F84D19">
      <w:pPr>
        <w:pStyle w:val="ListParagraph"/>
        <w:numPr>
          <w:ilvl w:val="1"/>
          <w:numId w:val="1"/>
        </w:numPr>
        <w:ind w:left="1080"/>
        <w:rPr>
          <w:rFonts w:ascii="Times New Roman" w:hAnsi="Times New Roman"/>
        </w:rPr>
      </w:pPr>
      <w:proofErr w:type="spellStart"/>
      <w:r>
        <w:rPr>
          <w:rFonts w:ascii="Times New Roman" w:hAnsi="Times New Roman"/>
        </w:rPr>
        <w:t>ColorOrder</w:t>
      </w:r>
      <w:proofErr w:type="spellEnd"/>
      <w:r>
        <w:rPr>
          <w:rFonts w:ascii="Times New Roman" w:hAnsi="Times New Roman"/>
        </w:rPr>
        <w:t xml:space="preserve">: auxiliary integers used to group and sort the orders of ASVs in stacked </w:t>
      </w:r>
      <w:proofErr w:type="spellStart"/>
      <w:r>
        <w:rPr>
          <w:rFonts w:ascii="Times New Roman" w:hAnsi="Times New Roman"/>
        </w:rPr>
        <w:t>barplot</w:t>
      </w:r>
      <w:proofErr w:type="spellEnd"/>
      <w:r>
        <w:rPr>
          <w:rFonts w:ascii="Times New Roman" w:hAnsi="Times New Roman"/>
        </w:rPr>
        <w:t xml:space="preserve"> (</w:t>
      </w:r>
      <w:r>
        <w:rPr>
          <w:rFonts w:ascii="Times New Roman" w:hAnsi="Times New Roman"/>
          <w:b/>
          <w:bCs/>
        </w:rPr>
        <w:t>Fig. 1</w:t>
      </w:r>
      <w:r>
        <w:rPr>
          <w:rFonts w:ascii="Times New Roman" w:hAnsi="Times New Roman"/>
        </w:rPr>
        <w:t>)</w:t>
      </w:r>
    </w:p>
    <w:p w14:paraId="3DC00C08" w14:textId="77777777" w:rsidR="002436EA" w:rsidRDefault="002436EA">
      <w:pPr>
        <w:jc w:val="both"/>
        <w:rPr>
          <w:b/>
          <w:bCs/>
          <w:sz w:val="22"/>
          <w:szCs w:val="22"/>
        </w:rPr>
      </w:pPr>
    </w:p>
    <w:p w14:paraId="6F730F59" w14:textId="35009361" w:rsidR="00183EC2" w:rsidRPr="007048D8" w:rsidRDefault="00F84D19">
      <w:pPr>
        <w:jc w:val="both"/>
        <w:rPr>
          <w:b/>
          <w:bCs/>
          <w:sz w:val="24"/>
        </w:rPr>
      </w:pPr>
      <w:r w:rsidRPr="007048D8">
        <w:rPr>
          <w:b/>
          <w:bCs/>
          <w:sz w:val="24"/>
        </w:rPr>
        <w:t>Code availability</w:t>
      </w:r>
    </w:p>
    <w:p w14:paraId="2BAC9983" w14:textId="77777777" w:rsidR="00221912" w:rsidRDefault="00F84D19">
      <w:pPr>
        <w:jc w:val="both"/>
        <w:rPr>
          <w:ins w:id="112" w:author="Chen Liao" w:date="2021-01-17T16:53:00Z"/>
          <w:sz w:val="22"/>
          <w:szCs w:val="22"/>
        </w:rPr>
      </w:pPr>
      <w:r>
        <w:rPr>
          <w:sz w:val="22"/>
          <w:szCs w:val="22"/>
        </w:rPr>
        <w:t xml:space="preserve">The </w:t>
      </w:r>
      <w:ins w:id="113" w:author="Chen Liao" w:date="2021-01-17T16:38:00Z">
        <w:r w:rsidR="001245B8">
          <w:rPr>
            <w:rFonts w:hint="eastAsia"/>
            <w:sz w:val="22"/>
            <w:szCs w:val="22"/>
          </w:rPr>
          <w:t>customized</w:t>
        </w:r>
        <w:r w:rsidR="001245B8">
          <w:rPr>
            <w:sz w:val="22"/>
            <w:szCs w:val="22"/>
          </w:rPr>
          <w:t xml:space="preserve"> </w:t>
        </w:r>
      </w:ins>
      <w:proofErr w:type="spellStart"/>
      <w:r>
        <w:rPr>
          <w:sz w:val="22"/>
          <w:szCs w:val="22"/>
        </w:rPr>
        <w:t>Matlab</w:t>
      </w:r>
      <w:proofErr w:type="spellEnd"/>
      <w:r>
        <w:rPr>
          <w:sz w:val="22"/>
          <w:szCs w:val="22"/>
        </w:rPr>
        <w:t xml:space="preserve"> code </w:t>
      </w:r>
      <w:r w:rsidR="005B41C7">
        <w:rPr>
          <w:sz w:val="22"/>
          <w:szCs w:val="22"/>
        </w:rPr>
        <w:t>(</w:t>
      </w:r>
      <w:proofErr w:type="spellStart"/>
      <w:r w:rsidR="005B41C7">
        <w:rPr>
          <w:sz w:val="22"/>
          <w:szCs w:val="22"/>
        </w:rPr>
        <w:t>Matlab</w:t>
      </w:r>
      <w:proofErr w:type="spellEnd"/>
      <w:r w:rsidR="005B41C7">
        <w:rPr>
          <w:sz w:val="22"/>
          <w:szCs w:val="22"/>
        </w:rPr>
        <w:t xml:space="preserve"> 2018a) </w:t>
      </w:r>
      <w:r>
        <w:rPr>
          <w:sz w:val="22"/>
          <w:szCs w:val="22"/>
        </w:rPr>
        <w:t>used for the examples provided below is available in the GitHub repository</w:t>
      </w:r>
    </w:p>
    <w:p w14:paraId="0B9A5D36" w14:textId="1DD38595" w:rsidR="002436EA" w:rsidRDefault="00221912">
      <w:pPr>
        <w:jc w:val="both"/>
        <w:rPr>
          <w:sz w:val="22"/>
          <w:szCs w:val="22"/>
        </w:rPr>
      </w:pPr>
      <w:ins w:id="114" w:author="Chen Liao" w:date="2021-01-17T16:53:00Z">
        <w:r>
          <w:t>(</w:t>
        </w:r>
        <w:r w:rsidRPr="00221912">
          <w:rPr>
            <w:sz w:val="22"/>
            <w:szCs w:val="22"/>
          </w:rPr>
          <w:t>https://github.com/liaochen1988/MSKCC_Microbiome_SD2021_Scripts</w:t>
        </w:r>
        <w:r>
          <w:rPr>
            <w:sz w:val="22"/>
            <w:szCs w:val="22"/>
          </w:rPr>
          <w:t>)</w:t>
        </w:r>
      </w:ins>
      <w:del w:id="115" w:author="Chen Liao" w:date="2021-01-17T16:53:00Z">
        <w:r w:rsidR="00BC56FD" w:rsidDel="00221912">
          <w:rPr>
            <w:sz w:val="22"/>
            <w:szCs w:val="22"/>
          </w:rPr>
          <w:fldChar w:fldCharType="begin"/>
        </w:r>
        <w:r w:rsidR="00BA5969" w:rsidDel="00221912">
          <w:rPr>
            <w:sz w:val="22"/>
            <w:szCs w:val="22"/>
          </w:rPr>
          <w:delInstrText>ADDIN F1000_CSL_CITATION&lt;~#@#~&gt;[{"First":false,"Last":false,"URL":"https://github.com/liaochen1988/Source_code_for_Data_Science_paper","accessed":{"date-parts":[["2020","4","24"]]},"authorYearDisplayFormat":false,"citation-label":"8756821","id":"8756821","invisible":false,"issued":{"date-parts":[[]]},"suppress-author":false,"title":"liaochen1988/Source_code_for_Data_Science_paper: Source codes to reproduce figures in our Data Science paper","type":"webpage"}]</w:delInstrText>
        </w:r>
        <w:r w:rsidR="00BC56FD" w:rsidDel="00221912">
          <w:rPr>
            <w:sz w:val="22"/>
            <w:szCs w:val="22"/>
          </w:rPr>
          <w:fldChar w:fldCharType="separate"/>
        </w:r>
        <w:r w:rsidR="00BA5969" w:rsidRPr="00BA5969" w:rsidDel="00221912">
          <w:rPr>
            <w:noProof/>
            <w:sz w:val="22"/>
            <w:szCs w:val="22"/>
            <w:vertAlign w:val="superscript"/>
          </w:rPr>
          <w:delText>36</w:delText>
        </w:r>
        <w:r w:rsidR="00BC56FD" w:rsidDel="00221912">
          <w:rPr>
            <w:sz w:val="22"/>
            <w:szCs w:val="22"/>
          </w:rPr>
          <w:fldChar w:fldCharType="end"/>
        </w:r>
      </w:del>
      <w:r w:rsidR="00F84D19">
        <w:rPr>
          <w:sz w:val="22"/>
          <w:szCs w:val="22"/>
        </w:rPr>
        <w:t xml:space="preserve"> with each part in a separate directory: </w:t>
      </w:r>
    </w:p>
    <w:p w14:paraId="3BF68CFA" w14:textId="77777777" w:rsidR="002436EA" w:rsidRDefault="00F84D19">
      <w:pPr>
        <w:pStyle w:val="ListParagraph"/>
        <w:numPr>
          <w:ilvl w:val="0"/>
          <w:numId w:val="2"/>
        </w:numPr>
        <w:rPr>
          <w:rFonts w:ascii="Times New Roman" w:hAnsi="Times New Roman"/>
        </w:rPr>
      </w:pPr>
      <w:bookmarkStart w:id="116" w:name="OLE_LINK169"/>
      <w:bookmarkStart w:id="117" w:name="OLE_LINK170"/>
      <w:r>
        <w:rPr>
          <w:rFonts w:ascii="Times New Roman" w:hAnsi="Times New Roman"/>
        </w:rPr>
        <w:t>Figure 1: example1_display_patient_timeline/</w:t>
      </w:r>
      <w:proofErr w:type="spellStart"/>
      <w:r>
        <w:rPr>
          <w:rFonts w:ascii="Times New Roman" w:hAnsi="Times New Roman"/>
        </w:rPr>
        <w:t>main.m</w:t>
      </w:r>
      <w:proofErr w:type="spellEnd"/>
    </w:p>
    <w:p w14:paraId="7C8B1AAC" w14:textId="77777777" w:rsidR="002436EA" w:rsidRDefault="00F84D19">
      <w:pPr>
        <w:pStyle w:val="ListParagraph"/>
        <w:numPr>
          <w:ilvl w:val="0"/>
          <w:numId w:val="2"/>
        </w:numPr>
        <w:rPr>
          <w:rFonts w:ascii="Times New Roman" w:hAnsi="Times New Roman"/>
        </w:rPr>
      </w:pPr>
      <w:r>
        <w:rPr>
          <w:rFonts w:ascii="Times New Roman" w:hAnsi="Times New Roman"/>
        </w:rPr>
        <w:t>Figure 2: example2_visualize_compositional_states/</w:t>
      </w:r>
      <w:proofErr w:type="spellStart"/>
      <w:r>
        <w:rPr>
          <w:rFonts w:ascii="Times New Roman" w:hAnsi="Times New Roman"/>
        </w:rPr>
        <w:t>main.m</w:t>
      </w:r>
      <w:proofErr w:type="spellEnd"/>
    </w:p>
    <w:p w14:paraId="7F8B401A" w14:textId="77777777" w:rsidR="002436EA" w:rsidRDefault="00F84D19">
      <w:pPr>
        <w:pStyle w:val="ListParagraph"/>
        <w:numPr>
          <w:ilvl w:val="0"/>
          <w:numId w:val="2"/>
        </w:numPr>
        <w:rPr>
          <w:rFonts w:ascii="Times New Roman" w:hAnsi="Times New Roman"/>
        </w:rPr>
      </w:pPr>
      <w:r>
        <w:rPr>
          <w:rFonts w:ascii="Times New Roman" w:hAnsi="Times New Roman"/>
        </w:rPr>
        <w:t>Figure 3: example3_drug_administration_stats/</w:t>
      </w:r>
      <w:proofErr w:type="spellStart"/>
      <w:r>
        <w:rPr>
          <w:rFonts w:ascii="Times New Roman" w:hAnsi="Times New Roman"/>
        </w:rPr>
        <w:t>main.m</w:t>
      </w:r>
      <w:proofErr w:type="spellEnd"/>
    </w:p>
    <w:p w14:paraId="1C271CF5" w14:textId="77777777" w:rsidR="002436EA" w:rsidRDefault="00F84D19">
      <w:pPr>
        <w:pStyle w:val="ListParagraph"/>
        <w:numPr>
          <w:ilvl w:val="0"/>
          <w:numId w:val="2"/>
        </w:numPr>
        <w:rPr>
          <w:rFonts w:ascii="Times New Roman" w:hAnsi="Times New Roman"/>
        </w:rPr>
      </w:pPr>
      <w:r>
        <w:rPr>
          <w:rFonts w:ascii="Times New Roman" w:hAnsi="Times New Roman"/>
        </w:rPr>
        <w:t>Figure 4: example4_impacts_of_antibiotics/</w:t>
      </w:r>
      <w:proofErr w:type="spellStart"/>
      <w:r>
        <w:rPr>
          <w:rFonts w:ascii="Times New Roman" w:hAnsi="Times New Roman"/>
        </w:rPr>
        <w:t>main.m</w:t>
      </w:r>
      <w:proofErr w:type="spellEnd"/>
    </w:p>
    <w:p w14:paraId="238EB20E" w14:textId="30F6FC84" w:rsidR="002436EA" w:rsidRDefault="00F84D19">
      <w:pPr>
        <w:pStyle w:val="ListParagraph"/>
        <w:numPr>
          <w:ilvl w:val="0"/>
          <w:numId w:val="2"/>
        </w:numPr>
      </w:pPr>
      <w:r>
        <w:rPr>
          <w:rFonts w:ascii="Times New Roman" w:hAnsi="Times New Roman"/>
        </w:rPr>
        <w:t>Figure 5</w:t>
      </w:r>
      <w:r w:rsidR="00DD7E84">
        <w:rPr>
          <w:rFonts w:ascii="Times New Roman" w:hAnsi="Times New Roman"/>
        </w:rPr>
        <w:t>,6</w:t>
      </w:r>
      <w:r>
        <w:rPr>
          <w:rFonts w:ascii="Times New Roman" w:hAnsi="Times New Roman"/>
        </w:rPr>
        <w:t>: example5_survival_analysis/</w:t>
      </w:r>
      <w:proofErr w:type="spellStart"/>
      <w:r>
        <w:rPr>
          <w:rFonts w:ascii="Times New Roman" w:hAnsi="Times New Roman"/>
        </w:rPr>
        <w:t>main.m</w:t>
      </w:r>
      <w:proofErr w:type="spellEnd"/>
    </w:p>
    <w:bookmarkEnd w:id="116"/>
    <w:bookmarkEnd w:id="117"/>
    <w:p w14:paraId="34518EC4" w14:textId="77777777" w:rsidR="002436EA" w:rsidRPr="00817290" w:rsidRDefault="002436EA">
      <w:pPr>
        <w:jc w:val="both"/>
        <w:rPr>
          <w:sz w:val="22"/>
          <w:szCs w:val="22"/>
          <w:lang w:val="en-GB"/>
          <w:rPrChange w:id="118" w:author="Chen Liao" w:date="2021-01-17T16:54:00Z">
            <w:rPr>
              <w:sz w:val="22"/>
              <w:szCs w:val="22"/>
            </w:rPr>
          </w:rPrChange>
        </w:rPr>
      </w:pPr>
    </w:p>
    <w:p w14:paraId="37DEBA37" w14:textId="7222BD69" w:rsidR="002436EA" w:rsidRPr="00B45CE9" w:rsidRDefault="004E4319">
      <w:pPr>
        <w:jc w:val="both"/>
        <w:rPr>
          <w:b/>
          <w:bCs/>
          <w:sz w:val="36"/>
          <w:szCs w:val="36"/>
        </w:rPr>
      </w:pPr>
      <w:r w:rsidRPr="00B45CE9">
        <w:rPr>
          <w:b/>
          <w:bCs/>
          <w:sz w:val="24"/>
          <w:szCs w:val="36"/>
        </w:rPr>
        <w:t>Technical Validation</w:t>
      </w:r>
    </w:p>
    <w:p w14:paraId="7B8B97B9" w14:textId="77777777" w:rsidR="00E735FD" w:rsidRDefault="00E735FD">
      <w:pPr>
        <w:jc w:val="both"/>
        <w:rPr>
          <w:b/>
          <w:bCs/>
          <w:sz w:val="22"/>
          <w:szCs w:val="22"/>
        </w:rPr>
      </w:pPr>
    </w:p>
    <w:p w14:paraId="769A8E9E" w14:textId="7EC61320" w:rsidR="002436EA" w:rsidRDefault="00F84D19">
      <w:pPr>
        <w:jc w:val="both"/>
      </w:pPr>
      <w:r>
        <w:rPr>
          <w:b/>
          <w:bCs/>
          <w:sz w:val="22"/>
          <w:szCs w:val="22"/>
        </w:rPr>
        <w:t>Displaying a patient timeline.</w:t>
      </w:r>
      <w:r>
        <w:rPr>
          <w:sz w:val="22"/>
          <w:szCs w:val="22"/>
        </w:rPr>
        <w:t xml:space="preserve"> </w:t>
      </w:r>
      <w:r w:rsidR="00C611FA">
        <w:rPr>
          <w:sz w:val="22"/>
          <w:szCs w:val="22"/>
        </w:rPr>
        <w:t>We will</w:t>
      </w:r>
      <w:r>
        <w:rPr>
          <w:sz w:val="22"/>
          <w:szCs w:val="22"/>
        </w:rPr>
        <w:t xml:space="preserve"> display an individual patient’s microbiota timeline with associated clinical metadata</w:t>
      </w:r>
      <w:r w:rsidR="00C611FA">
        <w:rPr>
          <w:sz w:val="22"/>
          <w:szCs w:val="22"/>
        </w:rPr>
        <w:t xml:space="preserve"> as our first example analysis</w:t>
      </w:r>
      <w:r>
        <w:rPr>
          <w:sz w:val="22"/>
          <w:szCs w:val="22"/>
        </w:rPr>
        <w:t>. We chose one patient (</w:t>
      </w:r>
      <w:proofErr w:type="spellStart"/>
      <w:r>
        <w:rPr>
          <w:sz w:val="22"/>
          <w:szCs w:val="22"/>
        </w:rPr>
        <w:t>PatientID</w:t>
      </w:r>
      <w:proofErr w:type="spellEnd"/>
      <w:r>
        <w:rPr>
          <w:sz w:val="22"/>
          <w:szCs w:val="22"/>
        </w:rPr>
        <w:t>=1511)</w:t>
      </w:r>
      <w:r w:rsidR="00E4116D">
        <w:rPr>
          <w:sz w:val="22"/>
          <w:szCs w:val="22"/>
        </w:rPr>
        <w:t xml:space="preserve"> and </w:t>
      </w:r>
      <w:r>
        <w:rPr>
          <w:sz w:val="22"/>
          <w:szCs w:val="22"/>
        </w:rPr>
        <w:t xml:space="preserve">plotted the </w:t>
      </w:r>
      <w:r w:rsidR="00E4116D">
        <w:rPr>
          <w:sz w:val="22"/>
          <w:szCs w:val="22"/>
        </w:rPr>
        <w:t>meta</w:t>
      </w:r>
      <w:r>
        <w:rPr>
          <w:sz w:val="22"/>
          <w:szCs w:val="22"/>
        </w:rPr>
        <w:t xml:space="preserve">data </w:t>
      </w:r>
      <w:r w:rsidR="00E4116D">
        <w:rPr>
          <w:sz w:val="22"/>
          <w:szCs w:val="22"/>
        </w:rPr>
        <w:t>by displaying the</w:t>
      </w:r>
      <w:r>
        <w:rPr>
          <w:sz w:val="22"/>
          <w:szCs w:val="22"/>
        </w:rPr>
        <w:t xml:space="preserve"> dates of sample acquisition relative to the HCT date (day -5 to day +21, </w:t>
      </w:r>
      <w:r>
        <w:rPr>
          <w:b/>
          <w:bCs/>
          <w:sz w:val="22"/>
          <w:szCs w:val="22"/>
        </w:rPr>
        <w:t>Fig. 1</w:t>
      </w:r>
      <w:r>
        <w:rPr>
          <w:sz w:val="22"/>
          <w:szCs w:val="22"/>
        </w:rPr>
        <w:t xml:space="preserve">). Therefore, the data filtering step here was straightforward: we excluded any sample that did not meet the criteria of </w:t>
      </w:r>
      <w:proofErr w:type="spellStart"/>
      <w:r>
        <w:rPr>
          <w:sz w:val="22"/>
          <w:szCs w:val="22"/>
        </w:rPr>
        <w:t>PatientID</w:t>
      </w:r>
      <w:proofErr w:type="spellEnd"/>
      <w:r>
        <w:rPr>
          <w:rFonts w:ascii="Symbol" w:eastAsia="Symbol" w:hAnsi="Symbol" w:cs="Symbol"/>
          <w:sz w:val="22"/>
          <w:szCs w:val="22"/>
        </w:rPr>
        <w:t></w:t>
      </w:r>
      <w:r>
        <w:rPr>
          <w:sz w:val="22"/>
          <w:szCs w:val="22"/>
        </w:rPr>
        <w:t>=1511 and -5</w:t>
      </w:r>
      <w:r>
        <w:rPr>
          <w:rFonts w:ascii="Symbol" w:eastAsia="Symbol" w:hAnsi="Symbol" w:cs="Symbol"/>
          <w:sz w:val="22"/>
          <w:szCs w:val="22"/>
        </w:rPr>
        <w:t></w:t>
      </w:r>
      <w:r>
        <w:rPr>
          <w:sz w:val="22"/>
          <w:szCs w:val="22"/>
        </w:rPr>
        <w:t>Day</w:t>
      </w:r>
      <w:r w:rsidR="00C3414D">
        <w:rPr>
          <w:sz w:val="22"/>
          <w:szCs w:val="22"/>
        </w:rPr>
        <w:t>RelativeToNearest</w:t>
      </w:r>
      <w:r>
        <w:t>HCT</w:t>
      </w:r>
      <w:r>
        <w:rPr>
          <w:rFonts w:ascii="Symbol" w:eastAsia="Symbol" w:hAnsi="Symbol" w:cs="Symbol"/>
          <w:sz w:val="22"/>
          <w:szCs w:val="22"/>
        </w:rPr>
        <w:t></w:t>
      </w:r>
      <w:r>
        <w:rPr>
          <w:sz w:val="22"/>
          <w:szCs w:val="22"/>
        </w:rPr>
        <w:t>+21.</w:t>
      </w:r>
    </w:p>
    <w:p w14:paraId="225E3DE9" w14:textId="75A95474" w:rsidR="002436EA" w:rsidRDefault="00F84D19">
      <w:pPr>
        <w:ind w:firstLine="720"/>
        <w:jc w:val="both"/>
        <w:rPr>
          <w:sz w:val="22"/>
          <w:szCs w:val="22"/>
        </w:rPr>
      </w:pPr>
      <w:r>
        <w:rPr>
          <w:sz w:val="22"/>
          <w:szCs w:val="22"/>
        </w:rPr>
        <w:t>The top panel shows the maximum body temperature recorded for each day as a black dot, with red dots representing fevers (T</w:t>
      </w:r>
      <w:r w:rsidR="00E4116D">
        <w:rPr>
          <w:sz w:val="22"/>
          <w:szCs w:val="22"/>
        </w:rPr>
        <w:t>emperature</w:t>
      </w:r>
      <w:r>
        <w:rPr>
          <w:sz w:val="22"/>
          <w:szCs w:val="22"/>
        </w:rPr>
        <w:t xml:space="preserve"> &gt; 37 </w:t>
      </w:r>
      <w:proofErr w:type="spellStart"/>
      <w:r>
        <w:rPr>
          <w:sz w:val="22"/>
          <w:szCs w:val="22"/>
          <w:vertAlign w:val="superscript"/>
        </w:rPr>
        <w:t>o</w:t>
      </w:r>
      <w:r>
        <w:rPr>
          <w:sz w:val="22"/>
          <w:szCs w:val="22"/>
        </w:rPr>
        <w:t>C</w:t>
      </w:r>
      <w:proofErr w:type="spellEnd"/>
      <w:r>
        <w:rPr>
          <w:sz w:val="22"/>
          <w:szCs w:val="22"/>
        </w:rPr>
        <w:t xml:space="preserve"> or 100.4 </w:t>
      </w:r>
      <w:proofErr w:type="spellStart"/>
      <w:r>
        <w:rPr>
          <w:sz w:val="22"/>
          <w:szCs w:val="22"/>
          <w:vertAlign w:val="superscript"/>
        </w:rPr>
        <w:t>o</w:t>
      </w:r>
      <w:r>
        <w:rPr>
          <w:sz w:val="22"/>
          <w:szCs w:val="22"/>
        </w:rPr>
        <w:t>F</w:t>
      </w:r>
      <w:proofErr w:type="spellEnd"/>
      <w:r>
        <w:rPr>
          <w:sz w:val="22"/>
          <w:szCs w:val="22"/>
        </w:rPr>
        <w:t>). The second panel shows the anti-infectives given to the patient, with horizontal bars indicating daily administration of antibiotics, antivirals or antifungals. The third panel shows the count of neutrophils for the patient, with red dots representing neutropenia (</w:t>
      </w:r>
      <w:r w:rsidR="00906898" w:rsidRPr="00906898">
        <w:rPr>
          <w:sz w:val="22"/>
          <w:szCs w:val="22"/>
        </w:rPr>
        <w:t xml:space="preserve">&lt; </w:t>
      </w:r>
      <w:r w:rsidR="00906898" w:rsidRPr="00BB097E">
        <w:rPr>
          <w:sz w:val="22"/>
          <w:szCs w:val="22"/>
        </w:rPr>
        <w:t>500 cell/</w:t>
      </w:r>
      <w:r w:rsidR="00BB097E">
        <w:rPr>
          <w:sz w:val="22"/>
          <w:szCs w:val="22"/>
        </w:rPr>
        <w:sym w:font="Symbol" w:char="F06D"/>
      </w:r>
      <w:r w:rsidR="00906898" w:rsidRPr="00BB097E">
        <w:rPr>
          <w:sz w:val="22"/>
          <w:szCs w:val="22"/>
        </w:rPr>
        <w:t>L</w:t>
      </w:r>
      <w:r>
        <w:rPr>
          <w:sz w:val="22"/>
          <w:szCs w:val="22"/>
        </w:rPr>
        <w:t xml:space="preserve">). Finally, the bottom plot shows the gut microbiota composition analyzed by 16S rRNA amplicon sequencing in the 13 microbiota samples that fit the filtering criteria. Note that the values plotted are relative abundances. Relative abundances are obtained by dividing the number of read counts for that ASV by the number of </w:t>
      </w:r>
      <w:proofErr w:type="gramStart"/>
      <w:r>
        <w:rPr>
          <w:sz w:val="22"/>
          <w:szCs w:val="22"/>
        </w:rPr>
        <w:t>total</w:t>
      </w:r>
      <w:proofErr w:type="gramEnd"/>
      <w:r>
        <w:rPr>
          <w:sz w:val="22"/>
          <w:szCs w:val="22"/>
        </w:rPr>
        <w:t xml:space="preserve"> read counts in that sample (that total value may also be called the depth of that sample</w:t>
      </w:r>
      <w:r w:rsidRPr="00BC56FD">
        <w:rPr>
          <w:sz w:val="22"/>
          <w:szCs w:val="22"/>
        </w:rPr>
        <w:t xml:space="preserve">). </w:t>
      </w:r>
      <w:r w:rsidR="00BC56FD">
        <w:rPr>
          <w:sz w:val="22"/>
          <w:szCs w:val="22"/>
        </w:rPr>
        <w:t>Note that i</w:t>
      </w:r>
      <w:r w:rsidRPr="00BC56FD">
        <w:rPr>
          <w:sz w:val="22"/>
          <w:szCs w:val="22"/>
        </w:rPr>
        <w:t>n the inference example below (</w:t>
      </w:r>
      <w:r w:rsidRPr="00BC56FD">
        <w:rPr>
          <w:b/>
          <w:bCs/>
          <w:sz w:val="22"/>
          <w:szCs w:val="22"/>
        </w:rPr>
        <w:t>Fig. 4</w:t>
      </w:r>
      <w:r w:rsidRPr="00BC56FD">
        <w:rPr>
          <w:sz w:val="22"/>
          <w:szCs w:val="22"/>
        </w:rPr>
        <w:t xml:space="preserve">) we will compute absolute abundances by multiplying the relative abundances by the qPCR16S </w:t>
      </w:r>
      <w:r w:rsidR="00261EBA" w:rsidRPr="00BC56FD">
        <w:rPr>
          <w:sz w:val="22"/>
          <w:szCs w:val="22"/>
        </w:rPr>
        <w:t xml:space="preserve">column in tblqpcr.csv </w:t>
      </w:r>
      <w:r w:rsidRPr="00BC56FD">
        <w:rPr>
          <w:sz w:val="22"/>
          <w:szCs w:val="22"/>
        </w:rPr>
        <w:t>for that sample (the number of 16S copies per gram of stool sample measured by qPCR).</w:t>
      </w:r>
    </w:p>
    <w:p w14:paraId="1479C686" w14:textId="751BF3F4" w:rsidR="002436EA" w:rsidRDefault="00F84D19">
      <w:pPr>
        <w:ind w:firstLine="720"/>
        <w:jc w:val="both"/>
        <w:rPr>
          <w:sz w:val="22"/>
          <w:szCs w:val="22"/>
        </w:rPr>
      </w:pPr>
      <w:r>
        <w:rPr>
          <w:sz w:val="22"/>
          <w:szCs w:val="22"/>
        </w:rPr>
        <w:t xml:space="preserve">We can see how patient </w:t>
      </w:r>
      <w:r w:rsidR="00866EA3">
        <w:rPr>
          <w:sz w:val="22"/>
          <w:szCs w:val="22"/>
        </w:rPr>
        <w:t xml:space="preserve">1511 </w:t>
      </w:r>
      <w:r>
        <w:rPr>
          <w:sz w:val="22"/>
          <w:szCs w:val="22"/>
        </w:rPr>
        <w:t xml:space="preserve">had a significant change in their </w:t>
      </w:r>
      <w:r w:rsidR="000D70BB">
        <w:rPr>
          <w:sz w:val="22"/>
          <w:szCs w:val="22"/>
        </w:rPr>
        <w:t>microbiota</w:t>
      </w:r>
      <w:r>
        <w:rPr>
          <w:sz w:val="22"/>
          <w:szCs w:val="22"/>
        </w:rPr>
        <w:t xml:space="preserve"> composition after </w:t>
      </w:r>
      <w:r>
        <w:rPr>
          <w:sz w:val="22"/>
          <w:szCs w:val="22"/>
          <w:lang w:eastAsia="en-GB"/>
        </w:rPr>
        <w:t>intravenous</w:t>
      </w:r>
      <w:r>
        <w:rPr>
          <w:sz w:val="22"/>
          <w:szCs w:val="22"/>
        </w:rPr>
        <w:t xml:space="preserve"> administration of piperacillin/tazobactam at day +3 (indicated by a red dashed line). This combination of a beta-lactam (piperacillin) and a beta-lactamase inhibitor (tazobactam) is typically</w:t>
      </w:r>
      <w:r w:rsidR="00D10AC7">
        <w:rPr>
          <w:sz w:val="22"/>
          <w:szCs w:val="22"/>
        </w:rPr>
        <w:t xml:space="preserve"> empirically</w:t>
      </w:r>
      <w:r>
        <w:rPr>
          <w:sz w:val="22"/>
          <w:szCs w:val="22"/>
        </w:rPr>
        <w:t xml:space="preserve"> administered </w:t>
      </w:r>
      <w:r w:rsidR="00D10AC7">
        <w:rPr>
          <w:sz w:val="22"/>
          <w:szCs w:val="22"/>
        </w:rPr>
        <w:t xml:space="preserve">at MSK </w:t>
      </w:r>
      <w:r>
        <w:rPr>
          <w:sz w:val="22"/>
          <w:szCs w:val="22"/>
        </w:rPr>
        <w:t>to eradicate bacterial infections and</w:t>
      </w:r>
      <w:r w:rsidR="00D10AC7">
        <w:rPr>
          <w:sz w:val="22"/>
          <w:szCs w:val="22"/>
        </w:rPr>
        <w:t>, as such,</w:t>
      </w:r>
      <w:r>
        <w:rPr>
          <w:sz w:val="22"/>
          <w:szCs w:val="22"/>
        </w:rPr>
        <w:t xml:space="preserve"> was administered </w:t>
      </w:r>
      <w:r w:rsidR="00D10AC7">
        <w:rPr>
          <w:sz w:val="22"/>
          <w:szCs w:val="22"/>
        </w:rPr>
        <w:t xml:space="preserve">here </w:t>
      </w:r>
      <w:r>
        <w:rPr>
          <w:sz w:val="22"/>
          <w:szCs w:val="22"/>
        </w:rPr>
        <w:t xml:space="preserve">in response to the fever occurring on that same day. </w:t>
      </w:r>
      <w:r w:rsidR="00D10AC7">
        <w:rPr>
          <w:sz w:val="22"/>
          <w:szCs w:val="22"/>
        </w:rPr>
        <w:t>W</w:t>
      </w:r>
      <w:r>
        <w:rPr>
          <w:sz w:val="22"/>
          <w:szCs w:val="22"/>
        </w:rPr>
        <w:t xml:space="preserve">e observe </w:t>
      </w:r>
      <w:r w:rsidR="00402460">
        <w:rPr>
          <w:sz w:val="22"/>
          <w:szCs w:val="22"/>
        </w:rPr>
        <w:t xml:space="preserve">the expected </w:t>
      </w:r>
      <w:r>
        <w:rPr>
          <w:sz w:val="22"/>
          <w:szCs w:val="22"/>
        </w:rPr>
        <w:t>drastic changes in the microbiota composition</w:t>
      </w:r>
      <w:r w:rsidR="00D10AC7">
        <w:rPr>
          <w:sz w:val="22"/>
          <w:szCs w:val="22"/>
        </w:rPr>
        <w:t xml:space="preserve"> immediately following piperacillin/tazobactam administration</w:t>
      </w:r>
      <w:r w:rsidR="00402460">
        <w:rPr>
          <w:sz w:val="22"/>
          <w:szCs w:val="22"/>
        </w:rPr>
        <w:fldChar w:fldCharType="begin"/>
      </w:r>
      <w:r w:rsidR="00080C1C">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00402460">
        <w:rPr>
          <w:sz w:val="22"/>
          <w:szCs w:val="22"/>
        </w:rPr>
        <w:fldChar w:fldCharType="separate"/>
      </w:r>
      <w:r w:rsidR="00080C1C" w:rsidRPr="00080C1C">
        <w:rPr>
          <w:noProof/>
          <w:sz w:val="22"/>
          <w:szCs w:val="22"/>
          <w:vertAlign w:val="superscript"/>
        </w:rPr>
        <w:t>10</w:t>
      </w:r>
      <w:r w:rsidR="00402460">
        <w:rPr>
          <w:sz w:val="22"/>
          <w:szCs w:val="22"/>
        </w:rPr>
        <w:fldChar w:fldCharType="end"/>
      </w:r>
      <w:r>
        <w:rPr>
          <w:sz w:val="22"/>
          <w:szCs w:val="22"/>
        </w:rPr>
        <w:t xml:space="preserve">, with some bacteria dropping in their relative abundance (e.g., </w:t>
      </w:r>
      <w:proofErr w:type="spellStart"/>
      <w:r>
        <w:rPr>
          <w:i/>
          <w:sz w:val="22"/>
          <w:szCs w:val="22"/>
        </w:rPr>
        <w:t>Erysipelatoclostridium</w:t>
      </w:r>
      <w:proofErr w:type="spellEnd"/>
      <w:r>
        <w:rPr>
          <w:sz w:val="22"/>
          <w:szCs w:val="22"/>
        </w:rPr>
        <w:t xml:space="preserve">) and other bacteria increasing (e.g., </w:t>
      </w:r>
      <w:r>
        <w:rPr>
          <w:i/>
          <w:iCs/>
          <w:sz w:val="22"/>
          <w:szCs w:val="22"/>
        </w:rPr>
        <w:t>Lactobacillus</w:t>
      </w:r>
      <w:r>
        <w:rPr>
          <w:sz w:val="22"/>
          <w:szCs w:val="22"/>
        </w:rPr>
        <w:t xml:space="preserve"> and </w:t>
      </w:r>
      <w:r>
        <w:rPr>
          <w:i/>
          <w:sz w:val="22"/>
          <w:szCs w:val="22"/>
        </w:rPr>
        <w:t>Streptococcus</w:t>
      </w:r>
      <w:r>
        <w:rPr>
          <w:sz w:val="22"/>
          <w:szCs w:val="22"/>
        </w:rPr>
        <w:t xml:space="preserve">). The neutrophil counts show </w:t>
      </w:r>
      <w:r w:rsidR="00402460">
        <w:rPr>
          <w:sz w:val="22"/>
          <w:szCs w:val="22"/>
        </w:rPr>
        <w:t>prolonged neutropenia (red), and engraftment on day 19 post-HCT</w:t>
      </w:r>
      <w:r>
        <w:rPr>
          <w:sz w:val="22"/>
          <w:szCs w:val="22"/>
        </w:rPr>
        <w:t xml:space="preserve">. </w:t>
      </w:r>
    </w:p>
    <w:p w14:paraId="0A617818" w14:textId="0FD8BB99" w:rsidR="002436EA" w:rsidRPr="002C1900" w:rsidRDefault="002259D1" w:rsidP="002C1900">
      <w:pPr>
        <w:jc w:val="center"/>
        <w:rPr>
          <w:lang w:eastAsia="en-US"/>
        </w:rPr>
      </w:pPr>
      <w:r>
        <w:rPr>
          <w:noProof/>
          <w:lang w:eastAsia="en-US"/>
        </w:rPr>
        <w:lastRenderedPageBreak/>
        <w:drawing>
          <wp:inline distT="0" distB="0" distL="0" distR="0" wp14:anchorId="164A57E4" wp14:editId="491524B0">
            <wp:extent cx="3640666" cy="418156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585" cy="4190661"/>
                    </a:xfrm>
                    <a:prstGeom prst="rect">
                      <a:avLst/>
                    </a:prstGeom>
                  </pic:spPr>
                </pic:pic>
              </a:graphicData>
            </a:graphic>
          </wp:inline>
        </w:drawing>
      </w:r>
    </w:p>
    <w:p w14:paraId="5848D595" w14:textId="77777777" w:rsidR="002436EA" w:rsidRDefault="00F84D19">
      <w:pPr>
        <w:jc w:val="both"/>
        <w:rPr>
          <w:sz w:val="18"/>
          <w:szCs w:val="18"/>
        </w:rPr>
      </w:pPr>
      <w:r>
        <w:rPr>
          <w:b/>
          <w:bCs/>
          <w:sz w:val="18"/>
          <w:szCs w:val="18"/>
        </w:rPr>
        <w:t>Figure 1.</w:t>
      </w:r>
      <w:r>
        <w:rPr>
          <w:sz w:val="18"/>
          <w:szCs w:val="18"/>
        </w:rPr>
        <w:t xml:space="preserve"> Timeline of clinical events and microbiota composition for a representative patient (</w:t>
      </w:r>
      <w:proofErr w:type="spellStart"/>
      <w:r>
        <w:rPr>
          <w:sz w:val="18"/>
          <w:szCs w:val="18"/>
        </w:rPr>
        <w:t>PatientID</w:t>
      </w:r>
      <w:proofErr w:type="spellEnd"/>
      <w:r>
        <w:rPr>
          <w:sz w:val="18"/>
          <w:szCs w:val="18"/>
        </w:rPr>
        <w:t>=1511) receiving hematopoietic cell transplantation at MSK. Day 0 is the day the patient received the infusion of hematopoietic cells (day of HCT). Negative days represent pre-transplant days and positive days represent post-transplant days. The data shown here are for the period from day -5 to day +21.</w:t>
      </w:r>
    </w:p>
    <w:p w14:paraId="7D369D0D" w14:textId="77777777" w:rsidR="002436EA" w:rsidRDefault="002436EA">
      <w:pPr>
        <w:jc w:val="both"/>
        <w:rPr>
          <w:sz w:val="22"/>
          <w:szCs w:val="22"/>
        </w:rPr>
      </w:pPr>
    </w:p>
    <w:p w14:paraId="3333F974" w14:textId="248DA24E" w:rsidR="002436EA" w:rsidRDefault="00F84D19">
      <w:pPr>
        <w:jc w:val="both"/>
      </w:pPr>
      <w:bookmarkStart w:id="119" w:name="OLE_LINK171"/>
      <w:bookmarkStart w:id="120" w:name="OLE_LINK172"/>
      <w:r>
        <w:rPr>
          <w:b/>
          <w:bCs/>
          <w:sz w:val="22"/>
          <w:szCs w:val="22"/>
        </w:rPr>
        <w:t>Visualizing the entire dataset of microbiota compositions</w:t>
      </w:r>
      <w:bookmarkEnd w:id="119"/>
      <w:bookmarkEnd w:id="120"/>
      <w:r>
        <w:rPr>
          <w:b/>
          <w:bCs/>
          <w:sz w:val="22"/>
          <w:szCs w:val="22"/>
        </w:rPr>
        <w:t xml:space="preserve">. </w:t>
      </w:r>
      <w:r>
        <w:rPr>
          <w:sz w:val="22"/>
          <w:szCs w:val="22"/>
        </w:rPr>
        <w:t>The large number of samples in our data</w:t>
      </w:r>
      <w:r w:rsidR="00800D3A">
        <w:rPr>
          <w:sz w:val="22"/>
          <w:szCs w:val="22"/>
        </w:rPr>
        <w:t>set</w:t>
      </w:r>
      <w:r>
        <w:rPr>
          <w:sz w:val="22"/>
          <w:szCs w:val="22"/>
        </w:rPr>
        <w:t xml:space="preserve"> provides a comprehensive overview of the microbiota compositional states experienced by the patients during their hospitalization. Here we used t-SNE</w:t>
      </w:r>
      <w:r>
        <w:fldChar w:fldCharType="begin"/>
      </w:r>
      <w:r w:rsidR="00080C1C">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fldChar w:fldCharType="separate"/>
      </w:r>
      <w:bookmarkStart w:id="121" w:name="__Fieldmark__1593_3653938373"/>
      <w:r w:rsidR="00080C1C" w:rsidRPr="00080C1C">
        <w:rPr>
          <w:sz w:val="22"/>
          <w:szCs w:val="22"/>
          <w:vertAlign w:val="superscript"/>
        </w:rPr>
        <w:t>30</w:t>
      </w:r>
      <w:r>
        <w:fldChar w:fldCharType="end"/>
      </w:r>
      <w:bookmarkEnd w:id="121"/>
      <w:r>
        <w:rPr>
          <w:sz w:val="22"/>
          <w:szCs w:val="22"/>
        </w:rPr>
        <w:t xml:space="preserve"> to obtain a two-dimensional representation of all microbiota compositions which amount to 12,</w:t>
      </w:r>
      <w:r w:rsidR="00920D6E">
        <w:rPr>
          <w:sz w:val="22"/>
          <w:szCs w:val="22"/>
        </w:rPr>
        <w:t>546</w:t>
      </w:r>
      <w:r>
        <w:rPr>
          <w:sz w:val="22"/>
          <w:szCs w:val="22"/>
        </w:rPr>
        <w:t xml:space="preserve"> data points (</w:t>
      </w:r>
      <w:r>
        <w:rPr>
          <w:b/>
          <w:bCs/>
          <w:sz w:val="22"/>
          <w:szCs w:val="22"/>
        </w:rPr>
        <w:t>Fig. 2</w:t>
      </w:r>
      <w:r>
        <w:rPr>
          <w:sz w:val="22"/>
          <w:szCs w:val="22"/>
        </w:rPr>
        <w:t xml:space="preserve">). The t-SNE plot collapses high-dimensional </w:t>
      </w:r>
      <w:r w:rsidR="000D70BB">
        <w:rPr>
          <w:sz w:val="22"/>
          <w:szCs w:val="22"/>
        </w:rPr>
        <w:t>microbiota</w:t>
      </w:r>
      <w:r>
        <w:rPr>
          <w:sz w:val="22"/>
          <w:szCs w:val="22"/>
        </w:rPr>
        <w:t xml:space="preserve">s of HCT-receiving patients into several distinct clusters including high-diversity samples (located closer to the center of the plot) and lower diversity samples dominated by different bacteria. Samples dominated by </w:t>
      </w:r>
      <w:r>
        <w:rPr>
          <w:i/>
          <w:sz w:val="22"/>
          <w:szCs w:val="22"/>
        </w:rPr>
        <w:t>Enterococcus</w:t>
      </w:r>
      <w:r>
        <w:rPr>
          <w:sz w:val="22"/>
          <w:szCs w:val="22"/>
        </w:rPr>
        <w:t xml:space="preserve"> (represented in green) are the most common type of low-diversity compositional state observed in the patients, and </w:t>
      </w:r>
      <w:r>
        <w:rPr>
          <w:i/>
          <w:iCs/>
          <w:sz w:val="22"/>
          <w:szCs w:val="22"/>
        </w:rPr>
        <w:t>Enterococcus</w:t>
      </w:r>
      <w:r>
        <w:rPr>
          <w:sz w:val="22"/>
          <w:szCs w:val="22"/>
        </w:rPr>
        <w:t xml:space="preserve"> domination has been previously associated with higher risk of bloodstream infections by vancomycin-resistant </w:t>
      </w:r>
      <w:r>
        <w:rPr>
          <w:i/>
          <w:iCs/>
          <w:sz w:val="22"/>
          <w:szCs w:val="22"/>
        </w:rPr>
        <w:t>Enterococcus</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122" w:name="__Fieldmark__1653_3653938373"/>
      <w:r w:rsidR="00080C1C" w:rsidRPr="00080C1C">
        <w:rPr>
          <w:sz w:val="22"/>
          <w:szCs w:val="22"/>
          <w:vertAlign w:val="superscript"/>
        </w:rPr>
        <w:t>13</w:t>
      </w:r>
      <w:r>
        <w:fldChar w:fldCharType="end"/>
      </w:r>
      <w:bookmarkEnd w:id="122"/>
      <w:r>
        <w:rPr>
          <w:sz w:val="22"/>
          <w:szCs w:val="22"/>
        </w:rPr>
        <w:t>, with higher risk of graft-vs-host disease related death and a higher risk of overall mortality</w:t>
      </w:r>
      <w:r>
        <w:fldChar w:fldCharType="begin"/>
      </w:r>
      <w:r w:rsidR="00080C1C">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fldChar w:fldCharType="separate"/>
      </w:r>
      <w:bookmarkStart w:id="123" w:name="__Fieldmark__1659_3653938373"/>
      <w:r w:rsidR="00080C1C" w:rsidRPr="00080C1C">
        <w:rPr>
          <w:sz w:val="22"/>
          <w:szCs w:val="22"/>
          <w:vertAlign w:val="superscript"/>
        </w:rPr>
        <w:t>20</w:t>
      </w:r>
      <w:r>
        <w:fldChar w:fldCharType="end"/>
      </w:r>
      <w:bookmarkEnd w:id="123"/>
      <w:r>
        <w:rPr>
          <w:sz w:val="22"/>
          <w:szCs w:val="22"/>
        </w:rPr>
        <w:t>.</w:t>
      </w:r>
    </w:p>
    <w:p w14:paraId="6BF5A92F" w14:textId="76CE9F74" w:rsidR="002436EA" w:rsidRDefault="00F84D19">
      <w:pPr>
        <w:ind w:firstLine="720"/>
        <w:jc w:val="both"/>
      </w:pPr>
      <w:r>
        <w:rPr>
          <w:sz w:val="22"/>
          <w:szCs w:val="22"/>
        </w:rPr>
        <w:t>We can overlay the trajectory of an individual patient’s microbiota composition on the t</w:t>
      </w:r>
      <w:r w:rsidR="00146FF9">
        <w:rPr>
          <w:sz w:val="22"/>
          <w:szCs w:val="22"/>
        </w:rPr>
        <w:t>-</w:t>
      </w:r>
      <w:r>
        <w:rPr>
          <w:sz w:val="22"/>
          <w:szCs w:val="22"/>
        </w:rPr>
        <w:t>SNE plot. This type of trajectories were used before to trace the success or failure of fecal microbiota transplants</w:t>
      </w:r>
      <w:r>
        <w:fldChar w:fldCharType="begin"/>
      </w:r>
      <w:r w:rsidR="00080C1C">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124" w:name="__Fieldmark__1677_3653938373"/>
      <w:r w:rsidR="00080C1C" w:rsidRPr="00080C1C">
        <w:rPr>
          <w:sz w:val="22"/>
          <w:szCs w:val="22"/>
          <w:vertAlign w:val="superscript"/>
        </w:rPr>
        <w:t>18</w:t>
      </w:r>
      <w:r>
        <w:fldChar w:fldCharType="end"/>
      </w:r>
      <w:bookmarkEnd w:id="124"/>
      <w:r>
        <w:rPr>
          <w:sz w:val="22"/>
          <w:szCs w:val="22"/>
        </w:rPr>
        <w:t xml:space="preserve">. In this example we overlaid the trajectory of </w:t>
      </w:r>
      <w:proofErr w:type="spellStart"/>
      <w:r>
        <w:rPr>
          <w:sz w:val="22"/>
          <w:szCs w:val="22"/>
        </w:rPr>
        <w:t>PatientID</w:t>
      </w:r>
      <w:proofErr w:type="spellEnd"/>
      <w:r>
        <w:rPr>
          <w:sz w:val="22"/>
          <w:szCs w:val="22"/>
        </w:rPr>
        <w:t xml:space="preserve">=1511 between day -5 and day +21 (white arrows in </w:t>
      </w:r>
      <w:r>
        <w:rPr>
          <w:b/>
          <w:bCs/>
          <w:sz w:val="22"/>
          <w:szCs w:val="22"/>
        </w:rPr>
        <w:t>Fig. 2</w:t>
      </w:r>
      <w:r>
        <w:rPr>
          <w:sz w:val="22"/>
          <w:szCs w:val="22"/>
        </w:rPr>
        <w:t xml:space="preserve"> connect the consecutive microbiota samples show in </w:t>
      </w:r>
      <w:r>
        <w:rPr>
          <w:b/>
          <w:bCs/>
          <w:sz w:val="22"/>
          <w:szCs w:val="22"/>
        </w:rPr>
        <w:t>Fig. 1</w:t>
      </w:r>
      <w:r>
        <w:rPr>
          <w:sz w:val="22"/>
          <w:szCs w:val="22"/>
        </w:rPr>
        <w:t>)</w:t>
      </w:r>
    </w:p>
    <w:p w14:paraId="4A686C4E" w14:textId="77777777" w:rsidR="002436EA" w:rsidRDefault="002436EA">
      <w:pPr>
        <w:jc w:val="both"/>
        <w:rPr>
          <w:sz w:val="22"/>
          <w:szCs w:val="22"/>
        </w:rPr>
      </w:pPr>
    </w:p>
    <w:p w14:paraId="5A6E2341" w14:textId="61E89118" w:rsidR="002C1900" w:rsidRDefault="00D84A0B" w:rsidP="002C1900">
      <w:pPr>
        <w:jc w:val="center"/>
        <w:rPr>
          <w:lang w:eastAsia="en-US"/>
        </w:rPr>
      </w:pPr>
      <w:r>
        <w:rPr>
          <w:noProof/>
          <w:lang w:eastAsia="en-US"/>
        </w:rPr>
        <w:lastRenderedPageBreak/>
        <w:drawing>
          <wp:inline distT="0" distB="0" distL="0" distR="0" wp14:anchorId="38D6FFBD" wp14:editId="47ADB176">
            <wp:extent cx="3098800" cy="404191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437" cy="4049265"/>
                    </a:xfrm>
                    <a:prstGeom prst="rect">
                      <a:avLst/>
                    </a:prstGeom>
                  </pic:spPr>
                </pic:pic>
              </a:graphicData>
            </a:graphic>
          </wp:inline>
        </w:drawing>
      </w:r>
    </w:p>
    <w:p w14:paraId="3023F328" w14:textId="32A9325C" w:rsidR="002436EA" w:rsidRDefault="00F84D19">
      <w:pPr>
        <w:jc w:val="both"/>
        <w:rPr>
          <w:sz w:val="18"/>
          <w:szCs w:val="18"/>
        </w:rPr>
      </w:pPr>
      <w:r>
        <w:rPr>
          <w:b/>
          <w:bCs/>
          <w:sz w:val="18"/>
          <w:szCs w:val="18"/>
        </w:rPr>
        <w:t>Figure 2.</w:t>
      </w:r>
      <w:r>
        <w:rPr>
          <w:sz w:val="18"/>
          <w:szCs w:val="18"/>
        </w:rPr>
        <w:t xml:space="preserve"> Projection of all </w:t>
      </w:r>
      <w:r w:rsidR="000D70BB">
        <w:rPr>
          <w:sz w:val="18"/>
          <w:szCs w:val="18"/>
        </w:rPr>
        <w:t>microbiota</w:t>
      </w:r>
      <w:r>
        <w:rPr>
          <w:sz w:val="18"/>
          <w:szCs w:val="18"/>
        </w:rPr>
        <w:t xml:space="preserve"> samples from MSK patients receiving HCT onto a two-dimensional space using t-SNE (t-distributed stochastic neighbor embedding). White lines with arrows: </w:t>
      </w:r>
      <w:r w:rsidR="000D70BB">
        <w:rPr>
          <w:sz w:val="18"/>
          <w:szCs w:val="18"/>
        </w:rPr>
        <w:t>microbiota</w:t>
      </w:r>
      <w:r>
        <w:rPr>
          <w:sz w:val="18"/>
          <w:szCs w:val="18"/>
        </w:rPr>
        <w:t xml:space="preserve"> compositional trajectory of the </w:t>
      </w:r>
      <w:proofErr w:type="spellStart"/>
      <w:r>
        <w:rPr>
          <w:sz w:val="18"/>
          <w:szCs w:val="18"/>
        </w:rPr>
        <w:t>PatientID</w:t>
      </w:r>
      <w:proofErr w:type="spellEnd"/>
      <w:r>
        <w:rPr>
          <w:sz w:val="18"/>
          <w:szCs w:val="18"/>
        </w:rPr>
        <w:t xml:space="preserve">=1511 also shown in </w:t>
      </w:r>
      <w:r>
        <w:rPr>
          <w:b/>
          <w:bCs/>
          <w:sz w:val="18"/>
          <w:szCs w:val="18"/>
        </w:rPr>
        <w:t>Fig. 1</w:t>
      </w:r>
      <w:r>
        <w:rPr>
          <w:sz w:val="18"/>
          <w:szCs w:val="18"/>
        </w:rPr>
        <w:t>.</w:t>
      </w:r>
    </w:p>
    <w:p w14:paraId="6E341E05" w14:textId="77777777" w:rsidR="002436EA" w:rsidRDefault="002436EA">
      <w:pPr>
        <w:jc w:val="both"/>
        <w:rPr>
          <w:sz w:val="22"/>
          <w:szCs w:val="22"/>
        </w:rPr>
      </w:pPr>
    </w:p>
    <w:p w14:paraId="60709383" w14:textId="2A200331" w:rsidR="002436EA" w:rsidRPr="00BB097E" w:rsidRDefault="00F84D19">
      <w:pPr>
        <w:jc w:val="both"/>
        <w:rPr>
          <w:sz w:val="22"/>
          <w:szCs w:val="22"/>
        </w:rPr>
      </w:pPr>
      <w:bookmarkStart w:id="125" w:name="OLE_LINK173"/>
      <w:bookmarkStart w:id="126" w:name="OLE_LINK174"/>
      <w:r w:rsidRPr="00630886">
        <w:rPr>
          <w:b/>
          <w:bCs/>
          <w:sz w:val="22"/>
          <w:szCs w:val="22"/>
        </w:rPr>
        <w:t>Inferring the impact of antibiotics on the microbiota using regularized regression</w:t>
      </w:r>
      <w:bookmarkEnd w:id="125"/>
      <w:bookmarkEnd w:id="126"/>
      <w:r w:rsidRPr="00630886">
        <w:rPr>
          <w:b/>
          <w:bCs/>
          <w:sz w:val="22"/>
          <w:szCs w:val="22"/>
        </w:rPr>
        <w:t xml:space="preserve">. </w:t>
      </w:r>
      <w:r w:rsidRPr="00471BB4">
        <w:rPr>
          <w:sz w:val="22"/>
          <w:szCs w:val="22"/>
        </w:rPr>
        <w:t>All patients in our dataset received antibiotics, but they receive</w:t>
      </w:r>
      <w:r w:rsidR="008F596D" w:rsidRPr="00630886">
        <w:rPr>
          <w:sz w:val="22"/>
          <w:szCs w:val="22"/>
        </w:rPr>
        <w:t>d</w:t>
      </w:r>
      <w:r w:rsidRPr="00630886">
        <w:rPr>
          <w:sz w:val="22"/>
          <w:szCs w:val="22"/>
        </w:rPr>
        <w:t xml:space="preserve"> different antibiotics at different time</w:t>
      </w:r>
      <w:r w:rsidR="00D10AC7" w:rsidRPr="00630886">
        <w:rPr>
          <w:sz w:val="22"/>
          <w:szCs w:val="22"/>
        </w:rPr>
        <w:t>s</w:t>
      </w:r>
      <w:r w:rsidRPr="00630886">
        <w:rPr>
          <w:sz w:val="22"/>
          <w:szCs w:val="22"/>
        </w:rPr>
        <w:t xml:space="preserve"> and in different combinations. In previous studies we have used this variability to infer the impact of antibiotics on the different bacteria present in the gut microbiota by correlating </w:t>
      </w:r>
      <w:r w:rsidR="004746DE">
        <w:rPr>
          <w:sz w:val="22"/>
          <w:szCs w:val="22"/>
        </w:rPr>
        <w:t>microbiota</w:t>
      </w:r>
      <w:r w:rsidR="004746DE" w:rsidRPr="00630886">
        <w:rPr>
          <w:sz w:val="22"/>
          <w:szCs w:val="22"/>
        </w:rPr>
        <w:t xml:space="preserve"> </w:t>
      </w:r>
      <w:r w:rsidRPr="00630886">
        <w:rPr>
          <w:sz w:val="22"/>
          <w:szCs w:val="22"/>
        </w:rPr>
        <w:t>changes with antibiotic exposures</w:t>
      </w:r>
      <w:r w:rsidRPr="00BB097E">
        <w:rPr>
          <w:sz w:val="22"/>
          <w:szCs w:val="22"/>
        </w:rPr>
        <w:fldChar w:fldCharType="begin"/>
      </w:r>
      <w:r w:rsidR="00080C1C">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Pr="00BB097E">
        <w:rPr>
          <w:sz w:val="22"/>
          <w:szCs w:val="22"/>
        </w:rPr>
        <w:fldChar w:fldCharType="separate"/>
      </w:r>
      <w:bookmarkStart w:id="127" w:name="__Fieldmark__1750_3653938373"/>
      <w:r w:rsidR="00080C1C" w:rsidRPr="00080C1C">
        <w:rPr>
          <w:sz w:val="22"/>
          <w:szCs w:val="22"/>
          <w:vertAlign w:val="superscript"/>
        </w:rPr>
        <w:t>3,10</w:t>
      </w:r>
      <w:r w:rsidRPr="00BB097E">
        <w:rPr>
          <w:sz w:val="22"/>
          <w:szCs w:val="22"/>
        </w:rPr>
        <w:fldChar w:fldCharType="end"/>
      </w:r>
      <w:bookmarkEnd w:id="127"/>
      <w:r w:rsidRPr="00630886">
        <w:rPr>
          <w:sz w:val="22"/>
          <w:szCs w:val="22"/>
        </w:rPr>
        <w:t>.</w:t>
      </w:r>
    </w:p>
    <w:p w14:paraId="59D7DF6E" w14:textId="25B1E747" w:rsidR="002436EA" w:rsidRDefault="00F84D19">
      <w:pPr>
        <w:ind w:firstLine="720"/>
        <w:jc w:val="both"/>
      </w:pPr>
      <w:r>
        <w:rPr>
          <w:sz w:val="22"/>
          <w:szCs w:val="22"/>
        </w:rPr>
        <w:t xml:space="preserve">In this example we use a similar approach to infer the impact of antibiotics on the 20 most abundant microbes (ASVs) in the dataset. We selected for analysis only </w:t>
      </w:r>
      <w:r w:rsidR="004746DE">
        <w:rPr>
          <w:sz w:val="22"/>
          <w:szCs w:val="22"/>
        </w:rPr>
        <w:t xml:space="preserve">medications </w:t>
      </w:r>
      <w:r>
        <w:rPr>
          <w:sz w:val="22"/>
          <w:szCs w:val="22"/>
        </w:rPr>
        <w:t xml:space="preserve">that belong to antibacterial classes, and we excluded </w:t>
      </w:r>
      <w:bookmarkStart w:id="128" w:name="__DdeLink__2881_3653938373"/>
      <w:r>
        <w:rPr>
          <w:sz w:val="22"/>
          <w:szCs w:val="22"/>
        </w:rPr>
        <w:t>atovaquone</w:t>
      </w:r>
      <w:bookmarkEnd w:id="128"/>
      <w:r>
        <w:rPr>
          <w:sz w:val="22"/>
          <w:szCs w:val="22"/>
        </w:rPr>
        <w:t xml:space="preserve"> that is used for prophylaxis of pneumocystis and </w:t>
      </w:r>
      <w:r w:rsidRPr="00124595">
        <w:rPr>
          <w:sz w:val="22"/>
          <w:szCs w:val="22"/>
        </w:rPr>
        <w:t>toxoplasma.</w:t>
      </w:r>
      <w:r w:rsidRPr="00630886">
        <w:rPr>
          <w:b/>
          <w:bCs/>
          <w:sz w:val="22"/>
          <w:szCs w:val="22"/>
        </w:rPr>
        <w:t xml:space="preserve"> </w:t>
      </w:r>
      <w:r w:rsidRPr="00471BB4">
        <w:rPr>
          <w:sz w:val="22"/>
          <w:szCs w:val="22"/>
        </w:rPr>
        <w:t>As in a previous study from our team</w:t>
      </w:r>
      <w:r w:rsidRPr="00BB097E">
        <w:rPr>
          <w:sz w:val="22"/>
          <w:szCs w:val="22"/>
        </w:rPr>
        <w:fldChar w:fldCharType="begin"/>
      </w:r>
      <w:r w:rsidR="00080C1C">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BB097E">
        <w:rPr>
          <w:sz w:val="22"/>
          <w:szCs w:val="22"/>
        </w:rPr>
        <w:fldChar w:fldCharType="separate"/>
      </w:r>
      <w:bookmarkStart w:id="129" w:name="__Fieldmark__1780_3653938373"/>
      <w:r w:rsidR="00080C1C" w:rsidRPr="00080C1C">
        <w:rPr>
          <w:sz w:val="22"/>
          <w:szCs w:val="22"/>
          <w:vertAlign w:val="superscript"/>
        </w:rPr>
        <w:t>10</w:t>
      </w:r>
      <w:r w:rsidRPr="00BB097E">
        <w:rPr>
          <w:sz w:val="22"/>
          <w:szCs w:val="22"/>
        </w:rPr>
        <w:fldChar w:fldCharType="end"/>
      </w:r>
      <w:bookmarkEnd w:id="129"/>
      <w:r w:rsidRPr="00124595">
        <w:rPr>
          <w:sz w:val="22"/>
          <w:szCs w:val="22"/>
        </w:rPr>
        <w:t xml:space="preserve">, here we made a distinction between the administration route (e.g. oral or intravenous). </w:t>
      </w:r>
      <w:r w:rsidRPr="00124595">
        <w:rPr>
          <w:b/>
          <w:bCs/>
          <w:sz w:val="22"/>
          <w:szCs w:val="22"/>
        </w:rPr>
        <w:t>Fig. 3</w:t>
      </w:r>
      <w:r w:rsidRPr="00124595">
        <w:rPr>
          <w:sz w:val="22"/>
          <w:szCs w:val="22"/>
        </w:rPr>
        <w:t xml:space="preserve"> shows the fraction of all patients who have ever received a specific antibiotic orally or intravenously (the two antibiotic administration routes accounts for 97% of all cases). The most frequently used antibiotics were sulfamethoxazole trimethoprim and vancomycin for oral and intravenous administrations respectively. </w:t>
      </w:r>
      <w:r w:rsidR="004C29D0" w:rsidRPr="00124595">
        <w:rPr>
          <w:sz w:val="22"/>
          <w:szCs w:val="22"/>
        </w:rPr>
        <w:t xml:space="preserve">Intravenous vancomycin was mainly used prophylactically for almost all patients; however, it was also empirically administered orally to kill infectious bacteria (e.g., </w:t>
      </w:r>
      <w:proofErr w:type="spellStart"/>
      <w:r w:rsidR="004C29D0" w:rsidRPr="00124595">
        <w:rPr>
          <w:i/>
          <w:iCs/>
          <w:sz w:val="22"/>
          <w:szCs w:val="22"/>
        </w:rPr>
        <w:t>Clostridioides</w:t>
      </w:r>
      <w:proofErr w:type="spellEnd"/>
      <w:r w:rsidR="004C29D0" w:rsidRPr="00124595">
        <w:rPr>
          <w:i/>
          <w:iCs/>
          <w:sz w:val="22"/>
          <w:szCs w:val="22"/>
        </w:rPr>
        <w:t xml:space="preserve"> difficile</w:t>
      </w:r>
      <w:r w:rsidR="004C29D0" w:rsidRPr="00124595">
        <w:rPr>
          <w:sz w:val="22"/>
          <w:szCs w:val="22"/>
        </w:rPr>
        <w:t xml:space="preserve">) in the gut because intravenous vancomycin may not reach adequate concentrations in the gastrointestinal tract. </w:t>
      </w:r>
      <w:r w:rsidR="00C50AE1" w:rsidRPr="00124595">
        <w:rPr>
          <w:sz w:val="22"/>
          <w:szCs w:val="22"/>
        </w:rPr>
        <w:t>Q</w:t>
      </w:r>
      <w:r w:rsidRPr="00124595">
        <w:rPr>
          <w:sz w:val="22"/>
          <w:szCs w:val="22"/>
        </w:rPr>
        <w:t>uinolones (ciprofloxacin and levofloxacin), metronidazole, and azithromycin were given both orally and intravenously</w:t>
      </w:r>
      <w:r>
        <w:rPr>
          <w:sz w:val="22"/>
          <w:szCs w:val="22"/>
        </w:rPr>
        <w:t xml:space="preserve"> at similar frequencies among patients. Piperacillin/tazobactam was the second most commonly administered antibiotic by intravenous infusion.</w:t>
      </w:r>
    </w:p>
    <w:p w14:paraId="49A36CCE" w14:textId="77777777" w:rsidR="002436EA" w:rsidRDefault="002436EA">
      <w:pPr>
        <w:jc w:val="both"/>
        <w:rPr>
          <w:b/>
          <w:bCs/>
          <w:sz w:val="22"/>
          <w:szCs w:val="22"/>
        </w:rPr>
      </w:pPr>
    </w:p>
    <w:p w14:paraId="1D91FF9E" w14:textId="0459CCE5" w:rsidR="002436EA" w:rsidRDefault="00865B90">
      <w:pPr>
        <w:jc w:val="center"/>
        <w:rPr>
          <w:sz w:val="22"/>
          <w:szCs w:val="22"/>
        </w:rPr>
      </w:pPr>
      <w:r>
        <w:rPr>
          <w:noProof/>
          <w:sz w:val="22"/>
          <w:szCs w:val="22"/>
        </w:rPr>
        <w:lastRenderedPageBreak/>
        <w:drawing>
          <wp:inline distT="0" distB="0" distL="0" distR="0" wp14:anchorId="08815371" wp14:editId="52D9B606">
            <wp:extent cx="4648200" cy="37084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3708400"/>
                    </a:xfrm>
                    <a:prstGeom prst="rect">
                      <a:avLst/>
                    </a:prstGeom>
                  </pic:spPr>
                </pic:pic>
              </a:graphicData>
            </a:graphic>
          </wp:inline>
        </w:drawing>
      </w:r>
    </w:p>
    <w:p w14:paraId="05080FA4" w14:textId="78578EC7" w:rsidR="002436EA" w:rsidRDefault="00F84D19">
      <w:pPr>
        <w:jc w:val="both"/>
        <w:rPr>
          <w:sz w:val="18"/>
          <w:szCs w:val="18"/>
        </w:rPr>
      </w:pPr>
      <w:r>
        <w:rPr>
          <w:b/>
          <w:bCs/>
          <w:sz w:val="18"/>
          <w:szCs w:val="18"/>
        </w:rPr>
        <w:t>Figure 3.</w:t>
      </w:r>
      <w:r>
        <w:rPr>
          <w:sz w:val="18"/>
          <w:szCs w:val="18"/>
        </w:rPr>
        <w:t xml:space="preserve"> </w:t>
      </w:r>
      <w:bookmarkStart w:id="130" w:name="OLE_LINK177"/>
      <w:bookmarkStart w:id="131" w:name="OLE_LINK178"/>
      <w:r>
        <w:rPr>
          <w:sz w:val="18"/>
          <w:szCs w:val="18"/>
        </w:rPr>
        <w:t>Relative frequency of antibiotics administered to HCT patients at MSK by oral (</w:t>
      </w:r>
      <w:r w:rsidR="00865B90">
        <w:rPr>
          <w:sz w:val="18"/>
          <w:szCs w:val="18"/>
        </w:rPr>
        <w:t>a</w:t>
      </w:r>
      <w:r>
        <w:rPr>
          <w:sz w:val="18"/>
          <w:szCs w:val="18"/>
        </w:rPr>
        <w:t>) and intravenous (</w:t>
      </w:r>
      <w:r w:rsidR="00865B90">
        <w:rPr>
          <w:sz w:val="18"/>
          <w:szCs w:val="18"/>
        </w:rPr>
        <w:t>b</w:t>
      </w:r>
      <w:r>
        <w:rPr>
          <w:sz w:val="18"/>
          <w:szCs w:val="18"/>
        </w:rPr>
        <w:t>) routes</w:t>
      </w:r>
      <w:bookmarkEnd w:id="130"/>
      <w:bookmarkEnd w:id="131"/>
      <w:r>
        <w:rPr>
          <w:sz w:val="18"/>
          <w:szCs w:val="18"/>
        </w:rPr>
        <w:t xml:space="preserve">. Antibiotics are grouped by their categories and displayed in the same color within each group. </w:t>
      </w:r>
    </w:p>
    <w:p w14:paraId="214CC5BF" w14:textId="77777777" w:rsidR="002436EA" w:rsidRDefault="002436EA">
      <w:pPr>
        <w:jc w:val="both"/>
        <w:rPr>
          <w:b/>
          <w:bCs/>
          <w:sz w:val="22"/>
          <w:szCs w:val="22"/>
        </w:rPr>
      </w:pPr>
    </w:p>
    <w:p w14:paraId="194AE896" w14:textId="697CBBB3" w:rsidR="002436EA" w:rsidRPr="008137B9" w:rsidRDefault="00F84D19">
      <w:pPr>
        <w:ind w:firstLine="720"/>
        <w:jc w:val="both"/>
        <w:rPr>
          <w:sz w:val="22"/>
          <w:szCs w:val="22"/>
        </w:rPr>
      </w:pPr>
      <w:r w:rsidRPr="008137B9">
        <w:rPr>
          <w:sz w:val="22"/>
          <w:szCs w:val="22"/>
        </w:rPr>
        <w:t xml:space="preserve">For simplicity, we assume antibiotics independently affect the </w:t>
      </w:r>
      <w:r w:rsidR="004746DE">
        <w:rPr>
          <w:sz w:val="22"/>
          <w:szCs w:val="22"/>
        </w:rPr>
        <w:t xml:space="preserve">exponential </w:t>
      </w:r>
      <w:r w:rsidRPr="008137B9">
        <w:rPr>
          <w:sz w:val="22"/>
          <w:szCs w:val="22"/>
        </w:rPr>
        <w:t>growth rate of microbes and the magnitude of their effects can be inferred by the following linear regression:</w:t>
      </w:r>
    </w:p>
    <w:tbl>
      <w:tblPr>
        <w:tblStyle w:val="TableGrid"/>
        <w:tblW w:w="8550" w:type="dxa"/>
        <w:tblLook w:val="04A0" w:firstRow="1" w:lastRow="0" w:firstColumn="1" w:lastColumn="0" w:noHBand="0" w:noVBand="1"/>
      </w:tblPr>
      <w:tblGrid>
        <w:gridCol w:w="919"/>
        <w:gridCol w:w="6659"/>
        <w:gridCol w:w="972"/>
      </w:tblGrid>
      <w:tr w:rsidR="002436EA" w:rsidRPr="008137B9" w14:paraId="156A8B95" w14:textId="77777777">
        <w:tc>
          <w:tcPr>
            <w:tcW w:w="919" w:type="dxa"/>
            <w:tcBorders>
              <w:top w:val="nil"/>
              <w:left w:val="nil"/>
              <w:bottom w:val="nil"/>
              <w:right w:val="nil"/>
            </w:tcBorders>
            <w:shd w:val="clear" w:color="auto" w:fill="auto"/>
          </w:tcPr>
          <w:p w14:paraId="69C97ECF"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7212AD81" w14:textId="16F60CF5" w:rsidR="002436EA" w:rsidRPr="008137B9" w:rsidRDefault="00F806E6">
            <w:pPr>
              <w:jc w:val="both"/>
              <w:rPr>
                <w:sz w:val="22"/>
                <w:szCs w:val="22"/>
              </w:rPr>
            </w:pPr>
            <m:oMathPara>
              <m:oMath>
                <m:f>
                  <m:fPr>
                    <m:ctrlPr>
                      <w:rPr>
                        <w:rFonts w:ascii="Cambria Math" w:hAnsi="Cambria Math"/>
                        <w:sz w:val="22"/>
                        <w:szCs w:val="22"/>
                      </w:rPr>
                    </m:ctrlPr>
                  </m:fPr>
                  <m:num>
                    <m:r>
                      <w:rPr>
                        <w:rFonts w:ascii="Cambria Math" w:hAnsi="Cambria Math"/>
                        <w:sz w:val="22"/>
                        <w:szCs w:val="22"/>
                      </w:rPr>
                      <m:t>d</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dt</m:t>
                    </m:r>
                  </m:den>
                </m:f>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e>
                </m:nary>
              </m:oMath>
            </m:oMathPara>
          </w:p>
        </w:tc>
        <w:tc>
          <w:tcPr>
            <w:tcW w:w="972" w:type="dxa"/>
            <w:tcBorders>
              <w:top w:val="nil"/>
              <w:left w:val="nil"/>
              <w:bottom w:val="nil"/>
              <w:right w:val="nil"/>
            </w:tcBorders>
            <w:shd w:val="clear" w:color="auto" w:fill="auto"/>
          </w:tcPr>
          <w:p w14:paraId="519713B1" w14:textId="77777777" w:rsidR="002436EA" w:rsidRPr="008137B9" w:rsidRDefault="002436EA">
            <w:pPr>
              <w:jc w:val="both"/>
              <w:rPr>
                <w:sz w:val="22"/>
                <w:szCs w:val="22"/>
              </w:rPr>
            </w:pPr>
          </w:p>
          <w:p w14:paraId="2BDB4172" w14:textId="77777777" w:rsidR="002436EA" w:rsidRPr="008137B9" w:rsidRDefault="00F84D19">
            <w:pPr>
              <w:jc w:val="both"/>
              <w:rPr>
                <w:sz w:val="22"/>
                <w:szCs w:val="22"/>
              </w:rPr>
            </w:pPr>
            <w:r w:rsidRPr="008137B9">
              <w:rPr>
                <w:sz w:val="22"/>
                <w:szCs w:val="22"/>
              </w:rPr>
              <w:t>Eq. (1)</w:t>
            </w:r>
          </w:p>
        </w:tc>
      </w:tr>
    </w:tbl>
    <w:p w14:paraId="33798C73" w14:textId="188AFC4E" w:rsidR="002436EA" w:rsidRPr="00471BB4" w:rsidRDefault="00F84D19">
      <w:pPr>
        <w:jc w:val="both"/>
        <w:rPr>
          <w:sz w:val="22"/>
          <w:szCs w:val="22"/>
        </w:rPr>
      </w:pPr>
      <w:r w:rsidRPr="008137B9">
        <w:rPr>
          <w:sz w:val="22"/>
          <w:szCs w:val="22"/>
        </w:rPr>
        <w:t xml:space="preserve">where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oMath>
      <w:r w:rsidRPr="008137B9">
        <w:rPr>
          <w:sz w:val="22"/>
          <w:szCs w:val="22"/>
        </w:rPr>
        <w:t xml:space="preserve"> is the absolute abundance of a microb</w:t>
      </w:r>
      <w:proofErr w:type="spellStart"/>
      <w:r w:rsidR="0088742E">
        <w:rPr>
          <w:sz w:val="22"/>
          <w:szCs w:val="22"/>
        </w:rPr>
        <w:t>ial</w:t>
      </w:r>
      <w:proofErr w:type="spellEnd"/>
      <w:r w:rsidR="0088742E">
        <w:rPr>
          <w:sz w:val="22"/>
          <w:szCs w:val="22"/>
        </w:rPr>
        <w:t xml:space="preserve"> taxon</w:t>
      </w:r>
      <w:r w:rsidRPr="008137B9">
        <w:rPr>
          <w:sz w:val="22"/>
          <w:szCs w:val="22"/>
        </w:rPr>
        <w:t xml:space="preserve"> </w:t>
      </w:r>
      <m:oMath>
        <m:r>
          <w:rPr>
            <w:rFonts w:ascii="Cambria Math" w:hAnsi="Cambria Math"/>
            <w:sz w:val="22"/>
            <w:szCs w:val="22"/>
          </w:rPr>
          <m:t>k</m:t>
        </m:r>
      </m:oMath>
      <w:r w:rsidR="005279C3" w:rsidRPr="00BB097E">
        <w:rPr>
          <w:sz w:val="22"/>
          <w:szCs w:val="22"/>
        </w:rPr>
        <w:t xml:space="preserve"> obtained by multiplying </w:t>
      </w:r>
      <w:r w:rsidR="0088742E">
        <w:rPr>
          <w:sz w:val="22"/>
          <w:szCs w:val="22"/>
        </w:rPr>
        <w:t>its</w:t>
      </w:r>
      <w:r w:rsidR="0088742E" w:rsidRPr="00BB097E">
        <w:rPr>
          <w:sz w:val="22"/>
          <w:szCs w:val="22"/>
        </w:rPr>
        <w:t xml:space="preserve"> </w:t>
      </w:r>
      <w:r w:rsidR="005279C3" w:rsidRPr="00BB097E">
        <w:rPr>
          <w:sz w:val="22"/>
          <w:szCs w:val="22"/>
        </w:rPr>
        <w:t>relative abundance by the qPCR value</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oMath>
      <w:r w:rsidRPr="008137B9">
        <w:rPr>
          <w:sz w:val="22"/>
          <w:szCs w:val="22"/>
        </w:rPr>
        <w:t xml:space="preserve"> is the </w:t>
      </w:r>
      <w:r w:rsidR="0088742E">
        <w:rPr>
          <w:sz w:val="22"/>
          <w:szCs w:val="22"/>
        </w:rPr>
        <w:t>intercept representing the maximum exponential</w:t>
      </w:r>
      <w:r w:rsidR="0088742E" w:rsidRPr="008137B9">
        <w:rPr>
          <w:sz w:val="22"/>
          <w:szCs w:val="22"/>
        </w:rPr>
        <w:t xml:space="preserve"> </w:t>
      </w:r>
      <w:r w:rsidRPr="008137B9">
        <w:rPr>
          <w:sz w:val="22"/>
          <w:szCs w:val="22"/>
        </w:rPr>
        <w:t>growth rate in the absence of antibiotics</w:t>
      </w:r>
      <w:r w:rsidR="0088742E">
        <w:rPr>
          <w:sz w:val="22"/>
          <w:szCs w:val="22"/>
        </w:rPr>
        <w:t>,</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oMath>
      <w:r w:rsidRPr="008137B9">
        <w:rPr>
          <w:sz w:val="22"/>
          <w:szCs w:val="22"/>
        </w:rPr>
        <w:t xml:space="preserve"> is the </w:t>
      </w:r>
      <w:r w:rsidR="0088742E">
        <w:rPr>
          <w:sz w:val="22"/>
          <w:szCs w:val="22"/>
        </w:rPr>
        <w:t xml:space="preserve">coefficient corresponding to </w:t>
      </w:r>
      <w:r w:rsidR="0088742E" w:rsidRPr="0037433E">
        <w:rPr>
          <w:sz w:val="22"/>
          <w:szCs w:val="22"/>
        </w:rPr>
        <w:t xml:space="preserve">antibiotic </w:t>
      </w:r>
      <m:oMath>
        <m:r>
          <w:rPr>
            <w:rFonts w:ascii="Cambria Math" w:hAnsi="Cambria Math"/>
            <w:sz w:val="22"/>
            <w:szCs w:val="22"/>
          </w:rPr>
          <m:t>j</m:t>
        </m:r>
      </m:oMath>
      <w:r w:rsidR="0088742E" w:rsidRPr="008137B9">
        <w:rPr>
          <w:sz w:val="22"/>
          <w:szCs w:val="22"/>
        </w:rPr>
        <w:t xml:space="preserve"> </w:t>
      </w:r>
      <w:r w:rsidR="0088742E">
        <w:rPr>
          <w:sz w:val="22"/>
          <w:szCs w:val="22"/>
        </w:rPr>
        <w:t xml:space="preserve">representing the </w:t>
      </w:r>
      <w:r w:rsidRPr="008137B9">
        <w:rPr>
          <w:sz w:val="22"/>
          <w:szCs w:val="22"/>
        </w:rPr>
        <w:t xml:space="preserve">susceptibility of microbe </w:t>
      </w:r>
      <m:oMath>
        <m:r>
          <w:rPr>
            <w:rFonts w:ascii="Cambria Math" w:hAnsi="Cambria Math"/>
            <w:sz w:val="22"/>
            <w:szCs w:val="22"/>
          </w:rPr>
          <m:t>k</m:t>
        </m:r>
      </m:oMath>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oMath>
      <w:r w:rsidRPr="008137B9">
        <w:rPr>
          <w:sz w:val="22"/>
          <w:szCs w:val="22"/>
        </w:rPr>
        <w:t xml:space="preserve"> is a binary variable that represents the presence/absence of the antibiotic </w:t>
      </w:r>
      <m:oMath>
        <m:r>
          <w:rPr>
            <w:rFonts w:ascii="Cambria Math" w:hAnsi="Cambria Math"/>
            <w:sz w:val="22"/>
            <w:szCs w:val="22"/>
          </w:rPr>
          <m:t>j</m:t>
        </m:r>
      </m:oMath>
      <w:r w:rsidRPr="008137B9">
        <w:rPr>
          <w:sz w:val="22"/>
          <w:szCs w:val="22"/>
        </w:rPr>
        <w:t xml:space="preserve"> at time </w:t>
      </w:r>
      <m:oMath>
        <m:r>
          <w:rPr>
            <w:rFonts w:ascii="Cambria Math" w:hAnsi="Cambria Math"/>
            <w:sz w:val="22"/>
            <w:szCs w:val="22"/>
          </w:rPr>
          <m:t>t</m:t>
        </m:r>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oMath>
      <w:r w:rsidRPr="008137B9">
        <w:rPr>
          <w:sz w:val="22"/>
          <w:szCs w:val="22"/>
        </w:rPr>
        <w:t xml:space="preserve"> </w:t>
      </w:r>
      <w:r w:rsidRPr="0037433E">
        <w:rPr>
          <w:sz w:val="22"/>
          <w:szCs w:val="22"/>
        </w:rPr>
        <w:t>is the total number of antibiotics</w:t>
      </w:r>
      <w:r w:rsidR="00BB097E">
        <w:rPr>
          <w:sz w:val="22"/>
          <w:szCs w:val="22"/>
        </w:rPr>
        <w:t xml:space="preserve"> considered in the analysis</w:t>
      </w:r>
      <w:r w:rsidRPr="0037433E">
        <w:rPr>
          <w:sz w:val="22"/>
          <w:szCs w:val="22"/>
        </w:rPr>
        <w:t xml:space="preserve">. For any consecutive </w:t>
      </w:r>
      <w:r w:rsidR="00866470" w:rsidRPr="00471BB4">
        <w:rPr>
          <w:sz w:val="22"/>
          <w:szCs w:val="22"/>
        </w:rPr>
        <w:t xml:space="preserve">microbiota sample </w:t>
      </w:r>
      <w:r w:rsidRPr="008137B9">
        <w:rPr>
          <w:sz w:val="22"/>
          <w:szCs w:val="22"/>
        </w:rPr>
        <w:t xml:space="preserve">pair </w:t>
      </w:r>
      <m:oMath>
        <m:r>
          <w:rPr>
            <w:rFonts w:ascii="Cambria Math" w:hAnsi="Cambria Math"/>
            <w:sz w:val="22"/>
            <w:szCs w:val="22"/>
          </w:rPr>
          <m:t>p</m:t>
        </m:r>
      </m:oMath>
      <w:r w:rsidRPr="008137B9">
        <w:rPr>
          <w:sz w:val="22"/>
          <w:szCs w:val="22"/>
        </w:rPr>
        <w:t xml:space="preserve"> observed </w:t>
      </w:r>
      <w:r w:rsidR="00601E9A" w:rsidRPr="0037433E">
        <w:rPr>
          <w:sz w:val="22"/>
          <w:szCs w:val="22"/>
        </w:rPr>
        <w:t>between</w:t>
      </w:r>
      <w:r w:rsidRPr="00471BB4">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(initial sample)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oMath>
      <w:r w:rsidRPr="008137B9">
        <w:rPr>
          <w:sz w:val="22"/>
          <w:szCs w:val="22"/>
        </w:rPr>
        <w:t xml:space="preserve"> (final sample), Eq. (1) can be transformed</w:t>
      </w:r>
      <w:r w:rsidRPr="0037433E">
        <w:rPr>
          <w:sz w:val="22"/>
          <w:szCs w:val="22"/>
        </w:rPr>
        <w:t xml:space="preserve"> into an integral form</w:t>
      </w:r>
    </w:p>
    <w:tbl>
      <w:tblPr>
        <w:tblStyle w:val="TableGrid"/>
        <w:tblW w:w="8550" w:type="dxa"/>
        <w:tblLook w:val="04A0" w:firstRow="1" w:lastRow="0" w:firstColumn="1" w:lastColumn="0" w:noHBand="0" w:noVBand="1"/>
      </w:tblPr>
      <w:tblGrid>
        <w:gridCol w:w="919"/>
        <w:gridCol w:w="6659"/>
        <w:gridCol w:w="972"/>
      </w:tblGrid>
      <w:tr w:rsidR="002436EA" w:rsidRPr="008137B9" w14:paraId="2B39C948" w14:textId="77777777">
        <w:tc>
          <w:tcPr>
            <w:tcW w:w="919" w:type="dxa"/>
            <w:tcBorders>
              <w:top w:val="nil"/>
              <w:left w:val="nil"/>
              <w:bottom w:val="nil"/>
              <w:right w:val="nil"/>
            </w:tcBorders>
            <w:shd w:val="clear" w:color="auto" w:fill="auto"/>
          </w:tcPr>
          <w:p w14:paraId="590DEFE4"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06B8EF0C" w14:textId="63F68BFB" w:rsidR="002436EA" w:rsidRPr="008137B9" w:rsidRDefault="00AF79AE">
            <w:pPr>
              <w:jc w:val="both"/>
              <w:rPr>
                <w:sz w:val="22"/>
                <w:szCs w:val="22"/>
              </w:rPr>
            </w:pPr>
            <m:oMathPara>
              <m:oMath>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r>
                  <w:rPr>
                    <w:rFonts w:ascii="Cambria Math" w:hAnsi="Cambria Math"/>
                    <w:sz w:val="22"/>
                    <w:szCs w:val="22"/>
                  </w:rPr>
                  <m:t>-</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nary>
              </m:oMath>
            </m:oMathPara>
          </w:p>
        </w:tc>
        <w:tc>
          <w:tcPr>
            <w:tcW w:w="972" w:type="dxa"/>
            <w:tcBorders>
              <w:top w:val="nil"/>
              <w:left w:val="nil"/>
              <w:bottom w:val="nil"/>
              <w:right w:val="nil"/>
            </w:tcBorders>
            <w:shd w:val="clear" w:color="auto" w:fill="auto"/>
          </w:tcPr>
          <w:p w14:paraId="7FB76471" w14:textId="77777777" w:rsidR="002436EA" w:rsidRPr="008137B9" w:rsidRDefault="002436EA">
            <w:pPr>
              <w:jc w:val="both"/>
              <w:rPr>
                <w:sz w:val="22"/>
                <w:szCs w:val="22"/>
              </w:rPr>
            </w:pPr>
          </w:p>
          <w:p w14:paraId="39952F06" w14:textId="77777777" w:rsidR="002436EA" w:rsidRPr="008137B9" w:rsidRDefault="00F84D19">
            <w:pPr>
              <w:jc w:val="both"/>
              <w:rPr>
                <w:sz w:val="22"/>
                <w:szCs w:val="22"/>
              </w:rPr>
            </w:pPr>
            <w:r w:rsidRPr="008137B9">
              <w:rPr>
                <w:sz w:val="22"/>
                <w:szCs w:val="22"/>
              </w:rPr>
              <w:t>Eq. (2)</w:t>
            </w:r>
          </w:p>
        </w:tc>
      </w:tr>
    </w:tbl>
    <w:p w14:paraId="62EB894C" w14:textId="77777777" w:rsidR="002436EA" w:rsidRPr="0037433E" w:rsidRDefault="00F84D19">
      <w:pPr>
        <w:jc w:val="both"/>
        <w:rPr>
          <w:sz w:val="22"/>
          <w:szCs w:val="22"/>
        </w:rPr>
      </w:pPr>
      <w:r w:rsidRPr="008137B9">
        <w:rPr>
          <w:sz w:val="22"/>
          <w:szCs w:val="22"/>
        </w:rPr>
        <w:t xml:space="preserve">where </w:t>
      </w:r>
      <m:oMath>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represents the time interval between the two samples and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r>
          <w:rPr>
            <w:rFonts w:ascii="Cambria Math" w:hAnsi="Cambria Math"/>
            <w:sz w:val="22"/>
            <w:szCs w:val="22"/>
          </w:rPr>
          <m:t>=</m:t>
        </m:r>
        <m:nary>
          <m:naryPr>
            <m:ctrlPr>
              <w:rPr>
                <w:rFonts w:ascii="Cambria Math" w:hAnsi="Cambria Math"/>
                <w:sz w:val="22"/>
                <w:szCs w:val="22"/>
              </w:rPr>
            </m:ctrlPr>
          </m:naryPr>
          <m:sub>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sub>
          <m:sup>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sup>
          <m:e>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r>
              <w:rPr>
                <w:rFonts w:ascii="Cambria Math" w:hAnsi="Cambria Math"/>
                <w:sz w:val="22"/>
                <w:szCs w:val="22"/>
              </w:rPr>
              <m:t>dt</m:t>
            </m:r>
          </m:e>
        </m:nary>
      </m:oMath>
      <w:r w:rsidRPr="008137B9">
        <w:rPr>
          <w:sz w:val="22"/>
          <w:szCs w:val="22"/>
        </w:rPr>
        <w:t xml:space="preserve"> represents the total exposure time </w:t>
      </w:r>
      <w:r w:rsidRPr="0037433E">
        <w:rPr>
          <w:sz w:val="22"/>
          <w:szCs w:val="22"/>
        </w:rPr>
        <w:t xml:space="preserve">to antibiotic </w:t>
      </w:r>
      <m:oMath>
        <m:r>
          <w:rPr>
            <w:rFonts w:ascii="Cambria Math" w:hAnsi="Cambria Math"/>
            <w:sz w:val="22"/>
            <w:szCs w:val="22"/>
          </w:rPr>
          <m:t>j</m:t>
        </m:r>
      </m:oMath>
      <w:r w:rsidRPr="008137B9">
        <w:rPr>
          <w:sz w:val="22"/>
          <w:szCs w:val="22"/>
        </w:rPr>
        <w:t xml:space="preserve"> within the period. We discarded samples pairs when either or both of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oMath>
      <w:r w:rsidRPr="008137B9">
        <w:rPr>
          <w:sz w:val="22"/>
          <w:szCs w:val="22"/>
        </w:rPr>
        <w:t xml:space="preserve"> is 0.</w:t>
      </w:r>
    </w:p>
    <w:p w14:paraId="00FF2704" w14:textId="552EA081" w:rsidR="002436EA" w:rsidRPr="00BB097E" w:rsidRDefault="00F84D19">
      <w:pPr>
        <w:ind w:firstLine="720"/>
        <w:jc w:val="both"/>
        <w:rPr>
          <w:sz w:val="22"/>
          <w:szCs w:val="22"/>
        </w:rPr>
      </w:pPr>
      <w:r w:rsidRPr="00471BB4">
        <w:rPr>
          <w:sz w:val="22"/>
          <w:szCs w:val="22"/>
        </w:rPr>
        <w:t>By taking all pairs of consecutive samples into account (</w:t>
      </w:r>
      <m:oMath>
        <m:r>
          <w:rPr>
            <w:rFonts w:ascii="Cambria Math" w:hAnsi="Cambria Math"/>
            <w:sz w:val="22"/>
            <w:szCs w:val="22"/>
          </w:rPr>
          <m:t>p=1,⋯,</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oMath>
      <w:r w:rsidRPr="00BB097E">
        <w:rPr>
          <w:sz w:val="22"/>
          <w:szCs w:val="22"/>
        </w:rPr>
        <w:t>)</w:t>
      </w:r>
      <w:r w:rsidRPr="008137B9">
        <w:rPr>
          <w:sz w:val="22"/>
          <w:szCs w:val="22"/>
        </w:rPr>
        <w:t>, we formulated an independent linear regression problem for each m</w:t>
      </w:r>
      <w:r w:rsidRPr="0037433E">
        <w:rPr>
          <w:sz w:val="22"/>
          <w:szCs w:val="22"/>
        </w:rPr>
        <w:t xml:space="preserve">icrobe </w:t>
      </w:r>
      <m:oMath>
        <m:r>
          <w:rPr>
            <w:rFonts w:ascii="Cambria Math" w:hAnsi="Cambria Math"/>
            <w:sz w:val="22"/>
            <w:szCs w:val="22"/>
          </w:rPr>
          <m:t>i</m:t>
        </m:r>
      </m:oMath>
    </w:p>
    <w:tbl>
      <w:tblPr>
        <w:tblStyle w:val="TableGrid"/>
        <w:tblW w:w="8550" w:type="dxa"/>
        <w:tblLook w:val="04A0" w:firstRow="1" w:lastRow="0" w:firstColumn="1" w:lastColumn="0" w:noHBand="0" w:noVBand="1"/>
      </w:tblPr>
      <w:tblGrid>
        <w:gridCol w:w="919"/>
        <w:gridCol w:w="6659"/>
        <w:gridCol w:w="972"/>
      </w:tblGrid>
      <w:tr w:rsidR="002436EA" w:rsidRPr="008137B9" w14:paraId="0DFE7E68" w14:textId="77777777">
        <w:tc>
          <w:tcPr>
            <w:tcW w:w="919" w:type="dxa"/>
            <w:tcBorders>
              <w:top w:val="nil"/>
              <w:left w:val="nil"/>
              <w:bottom w:val="nil"/>
              <w:right w:val="nil"/>
            </w:tcBorders>
            <w:shd w:val="clear" w:color="auto" w:fill="auto"/>
          </w:tcPr>
          <w:p w14:paraId="57888856"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2BE33AD0" w14:textId="343BF66A" w:rsidR="002436EA" w:rsidRPr="008137B9" w:rsidRDefault="00F806E6">
            <w:pPr>
              <w:jc w:val="both"/>
              <w:rPr>
                <w:sz w:val="22"/>
                <w:szCs w:val="22"/>
              </w:rPr>
            </w:pPr>
            <m:oMathPara>
              <m:oMath>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1,i</m:t>
                                      </m:r>
                                    </m:sub>
                                  </m:sSub>
                                </m:e>
                              </m:d>
                            </m:den>
                          </m:f>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den>
                                </m:f>
                              </m:e>
                            </m:mr>
                            <m:mr>
                              <m:e>
                                <m:r>
                                  <w:rPr>
                                    <w:rFonts w:ascii="Cambria Math" w:hAnsi="Cambria Math"/>
                                    <w:sz w:val="22"/>
                                    <w:szCs w:val="22"/>
                                  </w:rPr>
                                  <m:t>⋮</m:t>
                                </m:r>
                              </m:e>
                            </m:mr>
                          </m:m>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,i</m:t>
                                      </m:r>
                                    </m:sub>
                                  </m:sSub>
                                </m:e>
                              </m:d>
                            </m:den>
                          </m:f>
                        </m:e>
                      </m:mr>
                    </m:m>
                  </m:e>
                </m:d>
                <m:r>
                  <w:rPr>
                    <w:rFonts w:ascii="Cambria Math" w:hAnsi="Cambria Math"/>
                    <w:sz w:val="22"/>
                    <w:szCs w:val="22"/>
                  </w:rPr>
                  <m:t>=</m:t>
                </m:r>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1,M</m:t>
                                        </m:r>
                                      </m:e>
                                      <m:sub>
                                        <m:r>
                                          <w:rPr>
                                            <w:rFonts w:ascii="Cambria Math" w:hAnsi="Cambria Math"/>
                                            <w:sz w:val="22"/>
                                            <w:szCs w:val="22"/>
                                          </w:rPr>
                                          <m:t>a</m:t>
                                        </m:r>
                                      </m:sub>
                                    </m:sSub>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p,M</m:t>
                                              </m:r>
                                            </m:e>
                                            <m:sub>
                                              <m:r>
                                                <w:rPr>
                                                  <w:rFonts w:ascii="Cambria Math" w:hAnsi="Cambria Math"/>
                                                  <w:sz w:val="22"/>
                                                  <w:szCs w:val="22"/>
                                                </w:rPr>
                                                <m:t>a</m:t>
                                              </m:r>
                                            </m:sub>
                                          </m:sSub>
                                        </m:sub>
                                      </m:sSub>
                                    </m:e>
                                  </m:mr>
                                </m:m>
                              </m:e>
                            </m:mr>
                            <m:mr>
                              <m:e>
                                <m:r>
                                  <w:rPr>
                                    <w:rFonts w:ascii="Cambria Math" w:hAnsi="Cambria Math"/>
                                    <w:sz w:val="22"/>
                                    <w:szCs w:val="22"/>
                                  </w:rPr>
                                  <m:t>⋮</m:t>
                                </m:r>
                              </m:e>
                            </m:mr>
                          </m:m>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sub>
                                      </m:sSub>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,M</m:t>
                                        </m:r>
                                      </m:e>
                                      <m:sub>
                                        <m:r>
                                          <w:rPr>
                                            <w:rFonts w:ascii="Cambria Math" w:hAnsi="Cambria Math"/>
                                            <w:sz w:val="22"/>
                                            <w:szCs w:val="22"/>
                                          </w:rPr>
                                          <m:t>a</m:t>
                                        </m:r>
                                      </m:sub>
                                    </m:sSub>
                                  </m:sub>
                                </m:sSub>
                              </m:e>
                            </m:mr>
                          </m:m>
                        </m:e>
                      </m:mr>
                    </m:m>
                  </m:e>
                </m:d>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1"/>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k,1</m:t>
                                    </m:r>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e>
                            </m:mr>
                            <m:mr>
                              <m:e>
                                <m:r>
                                  <w:rPr>
                                    <w:rFonts w:ascii="Cambria Math" w:hAnsi="Cambria Math"/>
                                    <w:sz w:val="22"/>
                                    <w:szCs w:val="22"/>
                                  </w:rPr>
                                  <m:t>⋮</m:t>
                                </m:r>
                              </m:e>
                            </m:mr>
                          </m:m>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b>
                          </m:sSub>
                        </m:e>
                      </m:mr>
                    </m:m>
                  </m:e>
                </m:d>
              </m:oMath>
            </m:oMathPara>
          </w:p>
        </w:tc>
        <w:tc>
          <w:tcPr>
            <w:tcW w:w="972" w:type="dxa"/>
            <w:tcBorders>
              <w:top w:val="nil"/>
              <w:left w:val="nil"/>
              <w:bottom w:val="nil"/>
              <w:right w:val="nil"/>
            </w:tcBorders>
            <w:shd w:val="clear" w:color="auto" w:fill="auto"/>
          </w:tcPr>
          <w:p w14:paraId="47540E43" w14:textId="77777777" w:rsidR="002436EA" w:rsidRPr="00471BB4" w:rsidRDefault="002436EA">
            <w:pPr>
              <w:jc w:val="both"/>
              <w:rPr>
                <w:sz w:val="22"/>
                <w:szCs w:val="22"/>
              </w:rPr>
            </w:pPr>
          </w:p>
          <w:p w14:paraId="7EB3EBDD" w14:textId="77777777" w:rsidR="002436EA" w:rsidRPr="008137B9" w:rsidRDefault="002436EA">
            <w:pPr>
              <w:jc w:val="both"/>
              <w:rPr>
                <w:sz w:val="22"/>
                <w:szCs w:val="22"/>
              </w:rPr>
            </w:pPr>
          </w:p>
          <w:p w14:paraId="576C8115" w14:textId="77777777" w:rsidR="002436EA" w:rsidRPr="008137B9" w:rsidRDefault="002436EA">
            <w:pPr>
              <w:jc w:val="both"/>
              <w:rPr>
                <w:sz w:val="22"/>
                <w:szCs w:val="22"/>
              </w:rPr>
            </w:pPr>
          </w:p>
          <w:p w14:paraId="78A0EFF2" w14:textId="77777777" w:rsidR="002436EA" w:rsidRPr="008137B9" w:rsidRDefault="002436EA">
            <w:pPr>
              <w:jc w:val="both"/>
              <w:rPr>
                <w:sz w:val="22"/>
                <w:szCs w:val="22"/>
              </w:rPr>
            </w:pPr>
          </w:p>
          <w:p w14:paraId="512217A4" w14:textId="77777777" w:rsidR="002436EA" w:rsidRPr="008137B9" w:rsidRDefault="002436EA">
            <w:pPr>
              <w:jc w:val="both"/>
              <w:rPr>
                <w:sz w:val="22"/>
                <w:szCs w:val="22"/>
              </w:rPr>
            </w:pPr>
          </w:p>
          <w:p w14:paraId="23F1CAD1" w14:textId="77777777" w:rsidR="002436EA" w:rsidRPr="008137B9" w:rsidRDefault="00F84D19">
            <w:pPr>
              <w:jc w:val="both"/>
              <w:rPr>
                <w:sz w:val="22"/>
                <w:szCs w:val="22"/>
              </w:rPr>
            </w:pPr>
            <w:r w:rsidRPr="008137B9">
              <w:rPr>
                <w:sz w:val="22"/>
                <w:szCs w:val="22"/>
              </w:rPr>
              <w:t>Eq. (3)</w:t>
            </w:r>
          </w:p>
        </w:tc>
      </w:tr>
    </w:tbl>
    <w:p w14:paraId="77442462" w14:textId="77777777" w:rsidR="002436EA" w:rsidRPr="008137B9" w:rsidRDefault="002436EA">
      <w:pPr>
        <w:jc w:val="both"/>
        <w:rPr>
          <w:sz w:val="22"/>
          <w:szCs w:val="22"/>
        </w:rPr>
      </w:pPr>
    </w:p>
    <w:p w14:paraId="0C34C42F" w14:textId="77777777" w:rsidR="002436EA" w:rsidRPr="008137B9" w:rsidRDefault="00F84D19">
      <w:pPr>
        <w:jc w:val="both"/>
        <w:rPr>
          <w:sz w:val="22"/>
          <w:szCs w:val="22"/>
        </w:rPr>
      </w:pPr>
      <w:r w:rsidRPr="00471BB4">
        <w:rPr>
          <w:sz w:val="22"/>
          <w:szCs w:val="22"/>
        </w:rPr>
        <w:t xml:space="preserve">Eq. (3) can be solved by penalized linear regression to avoid overfitting. Using simplified notations for Eq. (3), i.e., </w:t>
      </w:r>
      <m:oMath>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oMath>
      <w:r w:rsidRPr="008137B9">
        <w:rPr>
          <w:sz w:val="22"/>
          <w:szCs w:val="22"/>
        </w:rPr>
        <w:t xml:space="preserve">, we solved the following ridge regression for each given penalty parameter </w:t>
      </w:r>
      <m:oMath>
        <m:r>
          <w:rPr>
            <w:rFonts w:ascii="Cambria Math" w:hAnsi="Cambria Math"/>
            <w:sz w:val="22"/>
            <w:szCs w:val="22"/>
          </w:rPr>
          <m:t>λ</m:t>
        </m:r>
      </m:oMath>
    </w:p>
    <w:tbl>
      <w:tblPr>
        <w:tblStyle w:val="TableGrid"/>
        <w:tblW w:w="8550" w:type="dxa"/>
        <w:tblLook w:val="04A0" w:firstRow="1" w:lastRow="0" w:firstColumn="1" w:lastColumn="0" w:noHBand="0" w:noVBand="1"/>
      </w:tblPr>
      <w:tblGrid>
        <w:gridCol w:w="919"/>
        <w:gridCol w:w="6659"/>
        <w:gridCol w:w="972"/>
      </w:tblGrid>
      <w:tr w:rsidR="002436EA" w:rsidRPr="008137B9" w14:paraId="241440B9" w14:textId="77777777">
        <w:tc>
          <w:tcPr>
            <w:tcW w:w="919" w:type="dxa"/>
            <w:tcBorders>
              <w:top w:val="nil"/>
              <w:left w:val="nil"/>
              <w:bottom w:val="nil"/>
              <w:right w:val="nil"/>
            </w:tcBorders>
            <w:shd w:val="clear" w:color="auto" w:fill="auto"/>
          </w:tcPr>
          <w:p w14:paraId="5F56E6DC" w14:textId="77777777" w:rsidR="002436EA" w:rsidRPr="00471BB4" w:rsidRDefault="002436EA">
            <w:pPr>
              <w:jc w:val="both"/>
              <w:rPr>
                <w:sz w:val="22"/>
                <w:szCs w:val="22"/>
              </w:rPr>
            </w:pPr>
          </w:p>
        </w:tc>
        <w:tc>
          <w:tcPr>
            <w:tcW w:w="6659" w:type="dxa"/>
            <w:tcBorders>
              <w:top w:val="nil"/>
              <w:left w:val="nil"/>
              <w:bottom w:val="nil"/>
              <w:right w:val="nil"/>
            </w:tcBorders>
            <w:shd w:val="clear" w:color="auto" w:fill="auto"/>
          </w:tcPr>
          <w:p w14:paraId="23E37112" w14:textId="2757215A" w:rsidR="002436EA" w:rsidRPr="008137B9" w:rsidRDefault="00F806E6">
            <w:pPr>
              <w:jc w:val="both"/>
              <w:rPr>
                <w:sz w:val="22"/>
                <w:szCs w:val="22"/>
              </w:rPr>
            </w:pPr>
            <m:oMathPara>
              <m:oMath>
                <m:sSubSup>
                  <m:sSubSupPr>
                    <m:ctrlPr>
                      <w:rPr>
                        <w:rFonts w:ascii="Cambria Math" w:hAnsi="Cambria Math"/>
                        <w:i/>
                        <w:sz w:val="22"/>
                        <w:szCs w:val="22"/>
                      </w:rPr>
                    </m:ctrlPr>
                  </m:sSubSupPr>
                  <m:e>
                    <m:d>
                      <m:dPr>
                        <m:ctrlPr>
                          <w:rPr>
                            <w:rFonts w:ascii="Cambria Math" w:hAnsi="Cambria Math"/>
                            <w:i/>
                            <w:sz w:val="22"/>
                            <w:szCs w:val="22"/>
                          </w:rPr>
                        </m:ctrlPr>
                      </m:dPr>
                      <m:e>
                        <m:sSub>
                          <m:sSubPr>
                            <m:ctrlPr>
                              <w:rPr>
                                <w:rFonts w:ascii="Cambria Math" w:hAnsi="Cambria Math"/>
                                <w:i/>
                                <w:sz w:val="22"/>
                                <w:szCs w:val="22"/>
                              </w:rPr>
                            </m:ctrlPr>
                          </m:sSubPr>
                          <m:e>
                            <m:r>
                              <m:rPr>
                                <m:nor/>
                              </m:rPr>
                              <w:rPr>
                                <w:rFonts w:ascii="Cambria Math" w:hAnsi="Cambria Math"/>
                                <w:b/>
                                <w:sz w:val="22"/>
                                <w:szCs w:val="22"/>
                              </w:rPr>
                              <m:t>X</m:t>
                            </m:r>
                          </m:e>
                          <m:sub>
                            <m:r>
                              <w:rPr>
                                <w:rFonts w:ascii="Cambria Math" w:hAnsi="Cambria Math"/>
                                <w:sz w:val="22"/>
                                <w:szCs w:val="22"/>
                              </w:rPr>
                              <m:t>k</m:t>
                            </m:r>
                          </m:sub>
                        </m:sSub>
                      </m:e>
                    </m:d>
                  </m:e>
                  <m:sub>
                    <m:r>
                      <w:rPr>
                        <w:rFonts w:ascii="Cambria Math" w:hAnsi="Cambria Math"/>
                        <w:sz w:val="22"/>
                        <w:szCs w:val="22"/>
                      </w:rPr>
                      <m:t>λ</m:t>
                    </m:r>
                  </m:sub>
                  <m:sup>
                    <m:r>
                      <m:rPr>
                        <m:nor/>
                      </m:rPr>
                      <w:rPr>
                        <w:rFonts w:ascii="Cambria Math" w:hAnsi="Cambria Math"/>
                        <w:sz w:val="22"/>
                        <w:szCs w:val="22"/>
                      </w:rPr>
                      <m:t>opt</m:t>
                    </m:r>
                  </m:sup>
                </m:sSubSup>
                <m:r>
                  <w:rPr>
                    <w:rFonts w:ascii="Cambria Math" w:hAnsi="Cambria Math"/>
                    <w:sz w:val="22"/>
                    <w:szCs w:val="22"/>
                  </w:rPr>
                  <m:t>=</m:t>
                </m:r>
                <m:limLow>
                  <m:limLowPr>
                    <m:ctrlPr>
                      <w:rPr>
                        <w:rFonts w:ascii="Cambria Math" w:hAnsi="Cambria Math"/>
                        <w:sz w:val="22"/>
                        <w:szCs w:val="22"/>
                      </w:rPr>
                    </m:ctrlPr>
                  </m:limLowPr>
                  <m:e>
                    <m:r>
                      <m:rPr>
                        <m:nor/>
                      </m:rPr>
                      <w:rPr>
                        <w:rFonts w:ascii="Cambria Math" w:hAnsi="Cambria Math"/>
                        <w:sz w:val="22"/>
                        <w:szCs w:val="22"/>
                      </w:rPr>
                      <m:t>argmin</m:t>
                    </m:r>
                  </m:e>
                  <m:lim>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lim>
                </m:limLow>
                <m:r>
                  <w:rPr>
                    <w:rFonts w:ascii="Cambria Math" w:hAnsi="Cambria Math"/>
                    <w:sz w:val="22"/>
                    <w:szCs w:val="22"/>
                  </w:rPr>
                  <m:t xml:space="preserve"> </m:t>
                </m:r>
                <m:d>
                  <m:dPr>
                    <m:ctrlPr>
                      <w:rPr>
                        <w:rFonts w:ascii="Cambria Math" w:hAnsi="Cambria Math"/>
                        <w:i/>
                        <w:sz w:val="22"/>
                        <w:szCs w:val="22"/>
                      </w:rPr>
                    </m:ctrlPr>
                  </m:dPr>
                  <m:e>
                    <m:sSubSup>
                      <m:sSubSupPr>
                        <m:ctrlPr>
                          <w:rPr>
                            <w:rFonts w:ascii="Cambria Math" w:hAnsi="Cambria Math"/>
                            <w:i/>
                            <w:sz w:val="22"/>
                            <w:szCs w:val="22"/>
                          </w:rPr>
                        </m:ctrlPr>
                      </m:sSubSupPr>
                      <m:e>
                        <m:d>
                          <m:dPr>
                            <m:begChr m:val="|"/>
                            <m:endChr m:val="|"/>
                            <m:ctrlPr>
                              <w:rPr>
                                <w:rFonts w:ascii="Cambria Math" w:hAnsi="Cambria Math"/>
                                <w:sz w:val="22"/>
                                <w:szCs w:val="22"/>
                              </w:rPr>
                            </m:ctrlPr>
                          </m:dPr>
                          <m:e>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e>
                        </m:d>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r>
                      <w:rPr>
                        <w:rFonts w:ascii="Cambria Math" w:hAnsi="Cambria Math"/>
                        <w:sz w:val="22"/>
                        <w:szCs w:val="22"/>
                      </w:rPr>
                      <m:t>+λ</m:t>
                    </m:r>
                    <m:sSubSup>
                      <m:sSubSupPr>
                        <m:ctrlPr>
                          <w:rPr>
                            <w:rFonts w:ascii="Cambria Math" w:hAnsi="Cambria Math"/>
                            <w:i/>
                            <w:sz w:val="22"/>
                            <w:szCs w:val="22"/>
                          </w:rPr>
                        </m:ctrlPr>
                      </m:sSubSupPr>
                      <m:e>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e>
                </m:d>
              </m:oMath>
            </m:oMathPara>
          </w:p>
        </w:tc>
        <w:tc>
          <w:tcPr>
            <w:tcW w:w="972" w:type="dxa"/>
            <w:tcBorders>
              <w:top w:val="nil"/>
              <w:left w:val="nil"/>
              <w:bottom w:val="nil"/>
              <w:right w:val="nil"/>
            </w:tcBorders>
            <w:shd w:val="clear" w:color="auto" w:fill="auto"/>
          </w:tcPr>
          <w:p w14:paraId="67758FA3" w14:textId="77777777" w:rsidR="002436EA" w:rsidRPr="008137B9" w:rsidRDefault="00F84D19">
            <w:pPr>
              <w:jc w:val="both"/>
              <w:rPr>
                <w:sz w:val="22"/>
                <w:szCs w:val="22"/>
              </w:rPr>
            </w:pPr>
            <w:r w:rsidRPr="00471BB4">
              <w:rPr>
                <w:sz w:val="22"/>
                <w:szCs w:val="22"/>
              </w:rPr>
              <w:t>Eq. (4)</w:t>
            </w:r>
          </w:p>
        </w:tc>
      </w:tr>
    </w:tbl>
    <w:p w14:paraId="3803D140" w14:textId="5ABF1FD4" w:rsidR="002436EA" w:rsidRPr="008137B9" w:rsidRDefault="00F84D19">
      <w:pPr>
        <w:jc w:val="both"/>
        <w:rPr>
          <w:iCs/>
          <w:sz w:val="22"/>
          <w:szCs w:val="22"/>
        </w:rPr>
      </w:pPr>
      <w:r w:rsidRPr="008137B9">
        <w:rPr>
          <w:sz w:val="22"/>
          <w:szCs w:val="22"/>
        </w:rPr>
        <w:t xml:space="preserve">where </w:t>
      </w:r>
      <m:oMath>
        <m:sSubSup>
          <m:sSubSupPr>
            <m:ctrlPr>
              <w:rPr>
                <w:rFonts w:ascii="Cambria Math" w:hAnsi="Cambria Math"/>
                <w:sz w:val="22"/>
                <w:szCs w:val="22"/>
              </w:rPr>
            </m:ctrlPr>
          </m:sSubSupPr>
          <m:e>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oMath>
      <w:r w:rsidRPr="008137B9">
        <w:rPr>
          <w:sz w:val="22"/>
          <w:szCs w:val="22"/>
        </w:rPr>
        <w:t xml:space="preserve"> is the </w:t>
      </w:r>
      <w:proofErr w:type="spellStart"/>
      <w:r w:rsidRPr="008137B9">
        <w:rPr>
          <w:sz w:val="22"/>
          <w:szCs w:val="22"/>
        </w:rPr>
        <w:t>Frobenius</w:t>
      </w:r>
      <w:proofErr w:type="spellEnd"/>
      <w:r w:rsidRPr="008137B9">
        <w:rPr>
          <w:sz w:val="22"/>
          <w:szCs w:val="22"/>
        </w:rPr>
        <w:t xml:space="preserve"> norm. We chose </w:t>
      </w:r>
      <m:oMath>
        <m:r>
          <w:rPr>
            <w:rFonts w:ascii="Cambria Math" w:hAnsi="Cambria Math"/>
            <w:sz w:val="22"/>
            <w:szCs w:val="22"/>
          </w:rPr>
          <m:t>λ</m:t>
        </m:r>
      </m:oMath>
      <w:r w:rsidRPr="008137B9">
        <w:rPr>
          <w:sz w:val="22"/>
          <w:szCs w:val="22"/>
        </w:rPr>
        <w:t xml:space="preserve"> to minimize the sum of squares error on unseen (test) data using 3-fold cross-validation (</w:t>
      </w:r>
      <w:r w:rsidR="00BB097E">
        <w:rPr>
          <w:sz w:val="22"/>
          <w:szCs w:val="22"/>
        </w:rPr>
        <w:t xml:space="preserve">with the </w:t>
      </w:r>
      <w:proofErr w:type="spellStart"/>
      <w:r w:rsidR="00BB097E">
        <w:rPr>
          <w:sz w:val="22"/>
          <w:szCs w:val="22"/>
        </w:rPr>
        <w:t>Matlab</w:t>
      </w:r>
      <w:proofErr w:type="spellEnd"/>
      <w:r w:rsidR="00BB097E">
        <w:rPr>
          <w:sz w:val="22"/>
          <w:szCs w:val="22"/>
        </w:rPr>
        <w:t xml:space="preserve"> option of </w:t>
      </w:r>
      <w:r w:rsidRPr="008137B9">
        <w:rPr>
          <w:sz w:val="22"/>
          <w:szCs w:val="22"/>
        </w:rPr>
        <w:t xml:space="preserve">10 Monte-Carlo repetitions) and the </w:t>
      </w:r>
      <w:r w:rsidR="0088742E">
        <w:rPr>
          <w:sz w:val="22"/>
          <w:szCs w:val="22"/>
        </w:rPr>
        <w:t>optimal</w:t>
      </w:r>
      <w:r w:rsidR="0088742E" w:rsidRPr="008137B9">
        <w:rPr>
          <w:sz w:val="22"/>
          <w:szCs w:val="22"/>
        </w:rPr>
        <w:t xml:space="preserve"> </w:t>
      </w:r>
      <m:oMath>
        <m:r>
          <w:rPr>
            <w:rFonts w:ascii="Cambria Math" w:hAnsi="Cambria Math"/>
            <w:sz w:val="22"/>
            <w:szCs w:val="22"/>
          </w:rPr>
          <m:t>λ</m:t>
        </m:r>
      </m:oMath>
      <w:r w:rsidRPr="008137B9">
        <w:rPr>
          <w:iCs/>
          <w:sz w:val="22"/>
          <w:szCs w:val="22"/>
        </w:rPr>
        <w:t xml:space="preserve"> was then applied to the entire dataset for estimating the values </w:t>
      </w:r>
      <w:r w:rsidRPr="00471BB4">
        <w:rPr>
          <w:iCs/>
          <w:sz w:val="22"/>
          <w:szCs w:val="22"/>
        </w:rPr>
        <w:t>of growth and susceptibility parameters.</w:t>
      </w:r>
      <w:bookmarkStart w:id="132" w:name="s4b3"/>
      <w:bookmarkEnd w:id="132"/>
      <w:r w:rsidRPr="00471BB4">
        <w:rPr>
          <w:iCs/>
          <w:sz w:val="22"/>
          <w:szCs w:val="22"/>
        </w:rPr>
        <w:t xml:space="preserve"> </w:t>
      </w:r>
    </w:p>
    <w:p w14:paraId="057F4824" w14:textId="520D6D84" w:rsidR="002436EA" w:rsidRDefault="00BB097E">
      <w:pPr>
        <w:ind w:firstLine="720"/>
        <w:jc w:val="both"/>
        <w:rPr>
          <w:sz w:val="22"/>
          <w:szCs w:val="22"/>
        </w:rPr>
      </w:pPr>
      <w:r>
        <w:rPr>
          <w:sz w:val="22"/>
          <w:szCs w:val="22"/>
        </w:rPr>
        <w:t>W</w:t>
      </w:r>
      <w:r w:rsidR="00F84D19">
        <w:rPr>
          <w:sz w:val="22"/>
          <w:szCs w:val="22"/>
        </w:rPr>
        <w:t>e limited ourselves to sample pairs that are at most 3 days apart (the minimum interval that includes &gt; 50% data) and both have absolute abundances determined by qPCR data. We also focused on the 20 most abundant ASVs that have non-zero abundances among samples—from a total of 2</w:t>
      </w:r>
      <w:r w:rsidR="002F1EA9">
        <w:rPr>
          <w:sz w:val="22"/>
          <w:szCs w:val="22"/>
        </w:rPr>
        <w:t>89</w:t>
      </w:r>
      <w:r w:rsidR="00F84D19">
        <w:rPr>
          <w:sz w:val="22"/>
          <w:szCs w:val="22"/>
        </w:rPr>
        <w:t xml:space="preserve"> patients—fulfilling the minima criteria for inclusion in the regression. We included antibiotics administrated orally and intravenously but separated our analysis for the two administration routes. We also included only anti-bacterial drugs and grouped these drugs based on their drug category (</w:t>
      </w:r>
      <w:r w:rsidR="00F84D19">
        <w:rPr>
          <w:b/>
          <w:bCs/>
          <w:sz w:val="22"/>
          <w:szCs w:val="22"/>
        </w:rPr>
        <w:t>Fig. 3</w:t>
      </w:r>
      <w:r w:rsidR="00F84D19">
        <w:rPr>
          <w:sz w:val="22"/>
          <w:szCs w:val="22"/>
        </w:rPr>
        <w:t xml:space="preserve">). We separated metronidazole and aztreonam from the miscellaneous class as independent groups and removed </w:t>
      </w:r>
      <w:r w:rsidR="005279C3">
        <w:rPr>
          <w:sz w:val="22"/>
          <w:szCs w:val="22"/>
        </w:rPr>
        <w:t>other drugs</w:t>
      </w:r>
      <w:r w:rsidR="00F84D19">
        <w:rPr>
          <w:sz w:val="22"/>
          <w:szCs w:val="22"/>
        </w:rPr>
        <w:t xml:space="preserve"> in that class. For most anti-bacterial antibiotic classes, it is typical that one or two antibiotics were administered much more often than the rest drugs in the same class (</w:t>
      </w:r>
      <w:r w:rsidR="00F84D19" w:rsidRPr="00DD4341">
        <w:rPr>
          <w:b/>
          <w:bCs/>
          <w:sz w:val="22"/>
          <w:szCs w:val="22"/>
        </w:rPr>
        <w:t>F</w:t>
      </w:r>
      <w:r w:rsidR="00F84D19">
        <w:rPr>
          <w:b/>
          <w:bCs/>
          <w:sz w:val="22"/>
          <w:szCs w:val="22"/>
        </w:rPr>
        <w:t>ig. 3</w:t>
      </w:r>
      <w:r w:rsidR="00F84D19">
        <w:rPr>
          <w:sz w:val="22"/>
          <w:szCs w:val="22"/>
        </w:rPr>
        <w:t>)</w:t>
      </w:r>
      <w:r w:rsidR="00F84D19">
        <w:rPr>
          <w:rFonts w:eastAsia="SimSun"/>
          <w:sz w:val="22"/>
          <w:szCs w:val="22"/>
        </w:rPr>
        <w:t>.</w:t>
      </w:r>
    </w:p>
    <w:p w14:paraId="7EFF2FEB" w14:textId="0ADED9D7" w:rsidR="002436EA" w:rsidRDefault="00F84D19" w:rsidP="007F1A79">
      <w:pPr>
        <w:ind w:firstLine="720"/>
        <w:jc w:val="both"/>
        <w:rPr>
          <w:sz w:val="22"/>
          <w:szCs w:val="22"/>
        </w:rPr>
      </w:pPr>
      <w:r>
        <w:rPr>
          <w:sz w:val="22"/>
          <w:szCs w:val="22"/>
        </w:rPr>
        <w:t>The effect sizes obtained using this model show that the route of administration influences the effects of antibiotics on microbiota compositions (</w:t>
      </w:r>
      <w:r>
        <w:rPr>
          <w:b/>
          <w:bCs/>
          <w:sz w:val="22"/>
          <w:szCs w:val="22"/>
        </w:rPr>
        <w:t>Fig. 4</w:t>
      </w:r>
      <w:r>
        <w:rPr>
          <w:sz w:val="22"/>
          <w:szCs w:val="22"/>
        </w:rPr>
        <w:t>): intravenous drug</w:t>
      </w:r>
      <w:r w:rsidR="005279C3">
        <w:rPr>
          <w:sz w:val="22"/>
          <w:szCs w:val="22"/>
        </w:rPr>
        <w:t xml:space="preserve">s tend </w:t>
      </w:r>
      <w:r w:rsidR="003F076D">
        <w:rPr>
          <w:sz w:val="22"/>
          <w:szCs w:val="22"/>
        </w:rPr>
        <w:t xml:space="preserve">to be </w:t>
      </w:r>
      <w:r w:rsidR="005279C3">
        <w:rPr>
          <w:sz w:val="22"/>
          <w:szCs w:val="22"/>
        </w:rPr>
        <w:t>more effective</w:t>
      </w:r>
      <w:r w:rsidR="003F076D">
        <w:rPr>
          <w:sz w:val="22"/>
          <w:szCs w:val="22"/>
        </w:rPr>
        <w:t xml:space="preserve"> to</w:t>
      </w:r>
      <w:r>
        <w:rPr>
          <w:sz w:val="22"/>
          <w:szCs w:val="22"/>
        </w:rPr>
        <w:t xml:space="preserve"> redu</w:t>
      </w:r>
      <w:r w:rsidR="005279C3">
        <w:rPr>
          <w:sz w:val="22"/>
          <w:szCs w:val="22"/>
        </w:rPr>
        <w:t>ce</w:t>
      </w:r>
      <w:r>
        <w:rPr>
          <w:sz w:val="22"/>
          <w:szCs w:val="22"/>
        </w:rPr>
        <w:t xml:space="preserve"> </w:t>
      </w:r>
      <w:r w:rsidR="005279C3">
        <w:rPr>
          <w:sz w:val="22"/>
          <w:szCs w:val="22"/>
        </w:rPr>
        <w:t xml:space="preserve">microbial </w:t>
      </w:r>
      <w:r>
        <w:rPr>
          <w:sz w:val="22"/>
          <w:szCs w:val="22"/>
        </w:rPr>
        <w:t>abundan</w:t>
      </w:r>
      <w:r w:rsidR="005279C3">
        <w:rPr>
          <w:sz w:val="22"/>
          <w:szCs w:val="22"/>
        </w:rPr>
        <w:t>ces</w:t>
      </w:r>
      <w:r>
        <w:rPr>
          <w:sz w:val="22"/>
          <w:szCs w:val="22"/>
        </w:rPr>
        <w:t xml:space="preserve"> in the gut</w:t>
      </w:r>
      <w:r w:rsidR="005279C3">
        <w:rPr>
          <w:sz w:val="22"/>
          <w:szCs w:val="22"/>
        </w:rPr>
        <w:t xml:space="preserve"> relative to</w:t>
      </w:r>
      <w:r>
        <w:rPr>
          <w:sz w:val="22"/>
          <w:szCs w:val="22"/>
        </w:rPr>
        <w:t xml:space="preserve"> oral </w:t>
      </w:r>
      <w:r w:rsidR="005279C3">
        <w:rPr>
          <w:sz w:val="22"/>
          <w:szCs w:val="22"/>
        </w:rPr>
        <w:t>drugs</w:t>
      </w:r>
      <w:r>
        <w:rPr>
          <w:sz w:val="22"/>
          <w:szCs w:val="22"/>
        </w:rPr>
        <w:t xml:space="preserve">. Piperacillin/tazobactam </w:t>
      </w:r>
      <w:r w:rsidR="00FD338F">
        <w:rPr>
          <w:sz w:val="22"/>
          <w:szCs w:val="22"/>
        </w:rPr>
        <w:t>(</w:t>
      </w:r>
      <w:proofErr w:type="spellStart"/>
      <w:r w:rsidR="00FD338F">
        <w:rPr>
          <w:sz w:val="22"/>
          <w:szCs w:val="22"/>
        </w:rPr>
        <w:t>penicillins</w:t>
      </w:r>
      <w:proofErr w:type="spellEnd"/>
      <w:r w:rsidR="00FD338F">
        <w:rPr>
          <w:sz w:val="22"/>
          <w:szCs w:val="22"/>
        </w:rPr>
        <w:t xml:space="preserve">) </w:t>
      </w:r>
      <w:r>
        <w:rPr>
          <w:sz w:val="22"/>
          <w:szCs w:val="22"/>
        </w:rPr>
        <w:t>and vancomycin</w:t>
      </w:r>
      <w:r w:rsidR="00FD338F">
        <w:rPr>
          <w:sz w:val="22"/>
          <w:szCs w:val="22"/>
        </w:rPr>
        <w:t xml:space="preserve"> (glycopeptide antibiotics)</w:t>
      </w:r>
      <w:r w:rsidR="007F1A79">
        <w:rPr>
          <w:sz w:val="22"/>
          <w:szCs w:val="22"/>
        </w:rPr>
        <w:t>—</w:t>
      </w:r>
      <w:r>
        <w:rPr>
          <w:sz w:val="22"/>
          <w:szCs w:val="22"/>
        </w:rPr>
        <w:t xml:space="preserve">the most commonly administered antibiotics by intravenous infusion—have the strongest inhibitory effects on many commensal bacteria such as </w:t>
      </w:r>
      <w:proofErr w:type="spellStart"/>
      <w:r>
        <w:rPr>
          <w:i/>
          <w:iCs/>
          <w:sz w:val="22"/>
          <w:szCs w:val="22"/>
        </w:rPr>
        <w:t>Blautia</w:t>
      </w:r>
      <w:proofErr w:type="spellEnd"/>
      <w:r>
        <w:rPr>
          <w:sz w:val="22"/>
          <w:szCs w:val="22"/>
        </w:rPr>
        <w:t xml:space="preserve">, </w:t>
      </w:r>
      <w:proofErr w:type="spellStart"/>
      <w:r>
        <w:rPr>
          <w:i/>
          <w:iCs/>
          <w:sz w:val="22"/>
          <w:szCs w:val="22"/>
        </w:rPr>
        <w:t>Ruminococcus</w:t>
      </w:r>
      <w:proofErr w:type="spellEnd"/>
      <w:r>
        <w:rPr>
          <w:sz w:val="22"/>
          <w:szCs w:val="22"/>
        </w:rPr>
        <w:t xml:space="preserve">, </w:t>
      </w:r>
      <w:proofErr w:type="spellStart"/>
      <w:r>
        <w:rPr>
          <w:i/>
          <w:iCs/>
          <w:sz w:val="22"/>
          <w:szCs w:val="22"/>
        </w:rPr>
        <w:t>Erysipelatoclostridium</w:t>
      </w:r>
      <w:proofErr w:type="spellEnd"/>
      <w:r>
        <w:rPr>
          <w:sz w:val="22"/>
          <w:szCs w:val="22"/>
        </w:rPr>
        <w:t xml:space="preserve">. The timeline of microbial composition shift in </w:t>
      </w:r>
      <w:r w:rsidRPr="00BB097E">
        <w:rPr>
          <w:b/>
          <w:bCs/>
          <w:sz w:val="22"/>
          <w:szCs w:val="22"/>
        </w:rPr>
        <w:t>Fig. 1</w:t>
      </w:r>
      <w:r>
        <w:rPr>
          <w:sz w:val="22"/>
          <w:szCs w:val="22"/>
        </w:rPr>
        <w:t xml:space="preserve"> illustrated the inferred negative effect of piperacillin/tazobactam on ASV 6 (</w:t>
      </w:r>
      <w:proofErr w:type="spellStart"/>
      <w:r>
        <w:rPr>
          <w:i/>
          <w:iCs/>
          <w:sz w:val="22"/>
          <w:szCs w:val="22"/>
        </w:rPr>
        <w:t>Erysipelatoclostridium</w:t>
      </w:r>
      <w:proofErr w:type="spellEnd"/>
      <w:r>
        <w:rPr>
          <w:sz w:val="22"/>
          <w:szCs w:val="22"/>
        </w:rPr>
        <w:t xml:space="preserve">) at day 3. However, the expansion of </w:t>
      </w:r>
      <w:r>
        <w:rPr>
          <w:i/>
          <w:iCs/>
          <w:sz w:val="22"/>
          <w:szCs w:val="22"/>
        </w:rPr>
        <w:t>Lactobacillus</w:t>
      </w:r>
      <w:r>
        <w:rPr>
          <w:sz w:val="22"/>
          <w:szCs w:val="22"/>
        </w:rPr>
        <w:t xml:space="preserve"> upon administration of piperacillin/tazobactam—suggesting a positive antibiotic effect—was incorrectly inferred. This potential caveat due to the simplicity of our model is discussed below with details.</w:t>
      </w:r>
    </w:p>
    <w:p w14:paraId="4BCD692D" w14:textId="2C4F70D2" w:rsidR="00863A37" w:rsidRDefault="002C6C12" w:rsidP="00863A37">
      <w:pPr>
        <w:jc w:val="center"/>
        <w:rPr>
          <w:lang w:eastAsia="en-US"/>
        </w:rPr>
      </w:pPr>
      <w:r>
        <w:rPr>
          <w:noProof/>
        </w:rPr>
        <w:lastRenderedPageBreak/>
        <w:drawing>
          <wp:inline distT="0" distB="0" distL="0" distR="0" wp14:anchorId="668797B9" wp14:editId="0F273664">
            <wp:extent cx="5292090" cy="3570605"/>
            <wp:effectExtent l="0" t="0" r="3810" b="0"/>
            <wp:docPr id="12" name="Picture 12" descr="A picture containing crossword, text, indo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rossword, text, indoor, fr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090" cy="3570605"/>
                    </a:xfrm>
                    <a:prstGeom prst="rect">
                      <a:avLst/>
                    </a:prstGeom>
                  </pic:spPr>
                </pic:pic>
              </a:graphicData>
            </a:graphic>
          </wp:inline>
        </w:drawing>
      </w:r>
    </w:p>
    <w:p w14:paraId="1EDE35F8" w14:textId="11FAD5A4" w:rsidR="002436EA" w:rsidRDefault="002436EA">
      <w:pPr>
        <w:jc w:val="center"/>
        <w:rPr>
          <w:sz w:val="22"/>
          <w:szCs w:val="22"/>
        </w:rPr>
      </w:pPr>
    </w:p>
    <w:p w14:paraId="4DC93EA3" w14:textId="77777777" w:rsidR="002436EA" w:rsidRDefault="00F84D19">
      <w:pPr>
        <w:jc w:val="both"/>
        <w:rPr>
          <w:sz w:val="18"/>
          <w:szCs w:val="18"/>
        </w:rPr>
      </w:pPr>
      <w:r>
        <w:rPr>
          <w:b/>
          <w:bCs/>
          <w:sz w:val="18"/>
          <w:szCs w:val="18"/>
        </w:rPr>
        <w:t>Figure 4.</w:t>
      </w:r>
      <w:r>
        <w:rPr>
          <w:sz w:val="18"/>
          <w:szCs w:val="18"/>
        </w:rPr>
        <w:t xml:space="preserve"> Effects of orally (A) and intravenously (B) administered antibiotics on microbes. Each ASV was labeled by its lowest taxonomy level that is not unclassified.</w:t>
      </w:r>
    </w:p>
    <w:p w14:paraId="3C74E15C" w14:textId="77777777" w:rsidR="002436EA" w:rsidRDefault="002436EA">
      <w:pPr>
        <w:jc w:val="both"/>
        <w:rPr>
          <w:sz w:val="18"/>
          <w:szCs w:val="18"/>
        </w:rPr>
      </w:pPr>
    </w:p>
    <w:p w14:paraId="6AF660B5" w14:textId="05672A38" w:rsidR="002436EA" w:rsidRDefault="00F84D19">
      <w:pPr>
        <w:jc w:val="both"/>
      </w:pPr>
      <w:bookmarkStart w:id="133" w:name="OLE_LINK175"/>
      <w:bookmarkStart w:id="134" w:name="OLE_LINK176"/>
      <w:r>
        <w:rPr>
          <w:b/>
          <w:bCs/>
          <w:sz w:val="22"/>
          <w:szCs w:val="22"/>
        </w:rPr>
        <w:t>Intestinal domination increases a patient’s risk of bloodstream infection</w:t>
      </w:r>
      <w:bookmarkEnd w:id="133"/>
      <w:bookmarkEnd w:id="134"/>
      <w:r>
        <w:rPr>
          <w:b/>
          <w:bCs/>
          <w:sz w:val="22"/>
          <w:szCs w:val="22"/>
        </w:rPr>
        <w:t xml:space="preserve">. </w:t>
      </w:r>
      <w:r>
        <w:rPr>
          <w:sz w:val="22"/>
          <w:szCs w:val="22"/>
        </w:rPr>
        <w:t xml:space="preserve">Patients undergoing </w:t>
      </w:r>
      <w:proofErr w:type="spellStart"/>
      <w:r>
        <w:rPr>
          <w:sz w:val="22"/>
          <w:szCs w:val="22"/>
        </w:rPr>
        <w:t>allo</w:t>
      </w:r>
      <w:proofErr w:type="spellEnd"/>
      <w:r>
        <w:rPr>
          <w:sz w:val="22"/>
          <w:szCs w:val="22"/>
        </w:rPr>
        <w:t xml:space="preserve">-HCT are at high risk </w:t>
      </w:r>
      <w:r w:rsidR="005279C3">
        <w:rPr>
          <w:sz w:val="22"/>
          <w:szCs w:val="22"/>
        </w:rPr>
        <w:t xml:space="preserve">to </w:t>
      </w:r>
      <w:r>
        <w:rPr>
          <w:sz w:val="22"/>
          <w:szCs w:val="22"/>
        </w:rPr>
        <w:t>bloodstream infections, especially during neutropenia (</w:t>
      </w:r>
      <w:r>
        <w:rPr>
          <w:b/>
          <w:bCs/>
          <w:sz w:val="22"/>
          <w:szCs w:val="22"/>
        </w:rPr>
        <w:t>Fig. 5</w:t>
      </w:r>
      <w:r>
        <w:rPr>
          <w:sz w:val="22"/>
          <w:szCs w:val="22"/>
        </w:rPr>
        <w:t xml:space="preserve">). We previously reported patient </w:t>
      </w:r>
      <w:r w:rsidR="006A032B">
        <w:rPr>
          <w:sz w:val="22"/>
          <w:szCs w:val="22"/>
        </w:rPr>
        <w:t>risk to</w:t>
      </w:r>
      <w:r>
        <w:rPr>
          <w:sz w:val="22"/>
          <w:szCs w:val="22"/>
        </w:rPr>
        <w:t xml:space="preserve"> bloodstream infection by </w:t>
      </w:r>
      <w:r>
        <w:rPr>
          <w:i/>
          <w:iCs/>
          <w:sz w:val="22"/>
          <w:szCs w:val="22"/>
        </w:rPr>
        <w:t>Enterococcus</w:t>
      </w:r>
      <w:r>
        <w:rPr>
          <w:sz w:val="22"/>
          <w:szCs w:val="22"/>
        </w:rPr>
        <w:t xml:space="preserve"> after the gut </w:t>
      </w:r>
      <w:r w:rsidR="000D70BB">
        <w:rPr>
          <w:sz w:val="22"/>
          <w:szCs w:val="22"/>
        </w:rPr>
        <w:t>microbiota</w:t>
      </w:r>
      <w:r>
        <w:rPr>
          <w:sz w:val="22"/>
          <w:szCs w:val="22"/>
        </w:rPr>
        <w:t xml:space="preserve"> became dominated by </w:t>
      </w:r>
      <w:r>
        <w:rPr>
          <w:i/>
          <w:iCs/>
          <w:sz w:val="22"/>
          <w:szCs w:val="22"/>
        </w:rPr>
        <w:t>Enterococcus</w:t>
      </w:r>
      <w:r>
        <w:rPr>
          <w:sz w:val="22"/>
          <w:szCs w:val="22"/>
        </w:rPr>
        <w:t>, where domination was defined as a relative abundance &gt;30%</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135" w:name="__Fieldmark__2112_3653938373"/>
      <w:r w:rsidR="00080C1C" w:rsidRPr="00080C1C">
        <w:rPr>
          <w:sz w:val="22"/>
          <w:szCs w:val="22"/>
          <w:vertAlign w:val="superscript"/>
        </w:rPr>
        <w:t>13</w:t>
      </w:r>
      <w:r>
        <w:fldChar w:fldCharType="end"/>
      </w:r>
      <w:bookmarkEnd w:id="135"/>
      <w:r>
        <w:rPr>
          <w:sz w:val="22"/>
          <w:szCs w:val="22"/>
        </w:rPr>
        <w:t xml:space="preserve">. A similar analysis was later conducted to determine the risk that a patient would develop a bloodstream infection by various gram-negative bacteria after the gut </w:t>
      </w:r>
      <w:r w:rsidR="000D70BB">
        <w:rPr>
          <w:sz w:val="22"/>
          <w:szCs w:val="22"/>
        </w:rPr>
        <w:t>microbiota</w:t>
      </w:r>
      <w:r>
        <w:rPr>
          <w:sz w:val="22"/>
          <w:szCs w:val="22"/>
        </w:rPr>
        <w:t xml:space="preserve"> became dominated by a bacteria of the same genus, with domination again defined as &gt;30%</w:t>
      </w:r>
      <w:r>
        <w:fldChar w:fldCharType="begin"/>
      </w:r>
      <w:r w:rsidR="00080C1C">
        <w:instrText>ADDIN F1000_CSL_CITATION&lt;~#@#~&gt;[{"DOI":"10.1093/cid/ciaa068","First":false,"Last":false,"PMID":"31976518","abstract":"&lt;strong&gt;BACKGROUND:&lt;/strong&gt;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136" w:name="__Fieldmark__2122_3653938373"/>
      <w:r w:rsidR="00080C1C" w:rsidRPr="00080C1C">
        <w:rPr>
          <w:sz w:val="22"/>
          <w:szCs w:val="22"/>
          <w:vertAlign w:val="superscript"/>
        </w:rPr>
        <w:t>23</w:t>
      </w:r>
      <w:r>
        <w:fldChar w:fldCharType="end"/>
      </w:r>
      <w:bookmarkEnd w:id="136"/>
      <w:r>
        <w:rPr>
          <w:sz w:val="22"/>
          <w:szCs w:val="22"/>
        </w:rPr>
        <w:t xml:space="preserve">. </w:t>
      </w:r>
    </w:p>
    <w:p w14:paraId="08E8FB3D" w14:textId="65044A55" w:rsidR="002436EA" w:rsidRDefault="00F84D19">
      <w:pPr>
        <w:ind w:firstLine="720"/>
        <w:jc w:val="both"/>
      </w:pPr>
      <w:r>
        <w:rPr>
          <w:sz w:val="22"/>
          <w:szCs w:val="22"/>
        </w:rPr>
        <w:t xml:space="preserve">Here we run that same type of survival analysis: We restricted our analysis to the period from day -15 to day +35 and we determined the risk of a bloodstream infection with </w:t>
      </w:r>
      <w:r>
        <w:rPr>
          <w:i/>
          <w:iCs/>
          <w:sz w:val="22"/>
          <w:szCs w:val="22"/>
        </w:rPr>
        <w:t>Enterococcus</w:t>
      </w:r>
      <w:r>
        <w:rPr>
          <w:sz w:val="22"/>
          <w:szCs w:val="22"/>
        </w:rPr>
        <w:t xml:space="preserve"> (</w:t>
      </w:r>
      <w:r>
        <w:rPr>
          <w:b/>
          <w:bCs/>
          <w:sz w:val="22"/>
          <w:szCs w:val="22"/>
        </w:rPr>
        <w:t>Fig. 6</w:t>
      </w:r>
      <w:r w:rsidR="007E5A74">
        <w:rPr>
          <w:b/>
          <w:bCs/>
          <w:sz w:val="22"/>
          <w:szCs w:val="22"/>
        </w:rPr>
        <w:t>a</w:t>
      </w:r>
      <w:r>
        <w:rPr>
          <w:sz w:val="22"/>
          <w:szCs w:val="22"/>
        </w:rPr>
        <w:t xml:space="preserve">) and </w:t>
      </w:r>
      <w:r>
        <w:rPr>
          <w:i/>
          <w:iCs/>
          <w:sz w:val="22"/>
          <w:szCs w:val="22"/>
        </w:rPr>
        <w:t xml:space="preserve">Escherichia </w:t>
      </w:r>
      <w:r>
        <w:rPr>
          <w:sz w:val="22"/>
          <w:szCs w:val="22"/>
        </w:rPr>
        <w:t>(</w:t>
      </w:r>
      <w:r>
        <w:rPr>
          <w:b/>
          <w:bCs/>
          <w:sz w:val="22"/>
          <w:szCs w:val="22"/>
        </w:rPr>
        <w:t>Fig. 6</w:t>
      </w:r>
      <w:r w:rsidR="007E5A74">
        <w:rPr>
          <w:b/>
          <w:bCs/>
          <w:sz w:val="22"/>
          <w:szCs w:val="22"/>
        </w:rPr>
        <w:t>b</w:t>
      </w:r>
      <w:r>
        <w:rPr>
          <w:sz w:val="22"/>
          <w:szCs w:val="22"/>
        </w:rPr>
        <w:t xml:space="preserve">). We used the Cox proportional hazards model </w:t>
      </w:r>
      <w:r w:rsidR="00212901">
        <w:rPr>
          <w:sz w:val="22"/>
          <w:szCs w:val="22"/>
        </w:rPr>
        <w:t xml:space="preserve">with </w:t>
      </w:r>
      <w:r>
        <w:rPr>
          <w:sz w:val="22"/>
          <w:szCs w:val="22"/>
        </w:rPr>
        <w:t xml:space="preserve">domination as a time-dependent covariate, which starts at value 0 and changes to 1 once the relative abundance of the genus in the stool increases above a given threshold. We first conducted analysis assuming a 30% domination value. Recapitulating our previous results, intestinal domination by </w:t>
      </w:r>
      <w:r>
        <w:rPr>
          <w:i/>
          <w:iCs/>
          <w:sz w:val="22"/>
          <w:szCs w:val="22"/>
        </w:rPr>
        <w:t>Enterococcus</w:t>
      </w:r>
      <w:r>
        <w:rPr>
          <w:sz w:val="22"/>
          <w:szCs w:val="22"/>
        </w:rPr>
        <w:t xml:space="preserve"> had a hazard ratio of 3.</w:t>
      </w:r>
      <w:r w:rsidR="006C2163">
        <w:rPr>
          <w:sz w:val="22"/>
          <w:szCs w:val="22"/>
        </w:rPr>
        <w:t>8</w:t>
      </w:r>
      <w:r>
        <w:rPr>
          <w:sz w:val="22"/>
          <w:szCs w:val="22"/>
        </w:rPr>
        <w:t xml:space="preserve"> for blood-stream infection by </w:t>
      </w:r>
      <w:r>
        <w:rPr>
          <w:i/>
          <w:iCs/>
          <w:sz w:val="22"/>
          <w:szCs w:val="22"/>
        </w:rPr>
        <w:t>Enterococcus</w:t>
      </w:r>
      <w:r>
        <w:rPr>
          <w:sz w:val="22"/>
          <w:szCs w:val="22"/>
        </w:rPr>
        <w:t xml:space="preserve"> (P&lt;0.05, with a [2.</w:t>
      </w:r>
      <w:r w:rsidR="006C2163">
        <w:rPr>
          <w:sz w:val="22"/>
          <w:szCs w:val="22"/>
        </w:rPr>
        <w:t>6</w:t>
      </w:r>
      <w:r>
        <w:rPr>
          <w:sz w:val="22"/>
          <w:szCs w:val="22"/>
        </w:rPr>
        <w:t>-5.</w:t>
      </w:r>
      <w:r w:rsidR="006C2163">
        <w:rPr>
          <w:sz w:val="22"/>
          <w:szCs w:val="22"/>
        </w:rPr>
        <w:t>5</w:t>
      </w:r>
      <w:r>
        <w:rPr>
          <w:sz w:val="22"/>
          <w:szCs w:val="22"/>
        </w:rPr>
        <w:t xml:space="preserve">] 95% confidence interval) and intestinal domination by </w:t>
      </w:r>
      <w:r>
        <w:rPr>
          <w:i/>
          <w:iCs/>
          <w:sz w:val="22"/>
          <w:szCs w:val="22"/>
        </w:rPr>
        <w:t>Escherichia</w:t>
      </w:r>
      <w:r>
        <w:rPr>
          <w:sz w:val="22"/>
          <w:szCs w:val="22"/>
        </w:rPr>
        <w:t xml:space="preserve"> had a hazard ratio of 8.</w:t>
      </w:r>
      <w:r w:rsidR="006C2163">
        <w:rPr>
          <w:sz w:val="22"/>
          <w:szCs w:val="22"/>
        </w:rPr>
        <w:t>1</w:t>
      </w:r>
      <w:r>
        <w:rPr>
          <w:sz w:val="22"/>
          <w:szCs w:val="22"/>
        </w:rPr>
        <w:t xml:space="preserve"> for bloodstream infection by </w:t>
      </w:r>
      <w:r>
        <w:rPr>
          <w:i/>
          <w:iCs/>
          <w:sz w:val="22"/>
          <w:szCs w:val="22"/>
        </w:rPr>
        <w:t>Escherichia</w:t>
      </w:r>
      <w:r>
        <w:rPr>
          <w:sz w:val="22"/>
          <w:szCs w:val="22"/>
        </w:rPr>
        <w:t xml:space="preserve"> (P&lt;0.05 with a [</w:t>
      </w:r>
      <w:r w:rsidR="006C2163">
        <w:rPr>
          <w:sz w:val="22"/>
          <w:szCs w:val="22"/>
        </w:rPr>
        <w:t>4.4</w:t>
      </w:r>
      <w:r>
        <w:rPr>
          <w:sz w:val="22"/>
          <w:szCs w:val="22"/>
        </w:rPr>
        <w:t>-1</w:t>
      </w:r>
      <w:r w:rsidR="006C2163">
        <w:rPr>
          <w:sz w:val="22"/>
          <w:szCs w:val="22"/>
        </w:rPr>
        <w:t>5.0</w:t>
      </w:r>
      <w:r>
        <w:rPr>
          <w:sz w:val="22"/>
          <w:szCs w:val="22"/>
        </w:rPr>
        <w:t xml:space="preserve">] 95% confidence interval). </w:t>
      </w:r>
    </w:p>
    <w:p w14:paraId="6CFB13D2" w14:textId="75722611" w:rsidR="002436EA" w:rsidRDefault="00F84D19">
      <w:pPr>
        <w:ind w:firstLine="720"/>
        <w:jc w:val="both"/>
        <w:rPr>
          <w:sz w:val="22"/>
          <w:szCs w:val="22"/>
        </w:rPr>
      </w:pPr>
      <w:r>
        <w:rPr>
          <w:sz w:val="22"/>
          <w:szCs w:val="22"/>
        </w:rPr>
        <w:t>We then repeated the same analysis for dominations defined at 10%, 1% and 0.1% (</w:t>
      </w:r>
      <w:r>
        <w:rPr>
          <w:b/>
          <w:bCs/>
          <w:sz w:val="22"/>
          <w:szCs w:val="22"/>
        </w:rPr>
        <w:t>Fig. 6</w:t>
      </w:r>
      <w:proofErr w:type="gramStart"/>
      <w:r w:rsidR="00E51C91">
        <w:rPr>
          <w:b/>
          <w:bCs/>
          <w:sz w:val="22"/>
          <w:szCs w:val="22"/>
        </w:rPr>
        <w:t>c</w:t>
      </w:r>
      <w:r>
        <w:rPr>
          <w:b/>
          <w:bCs/>
          <w:sz w:val="22"/>
          <w:szCs w:val="22"/>
        </w:rPr>
        <w:t>,</w:t>
      </w:r>
      <w:r w:rsidR="00E51C91">
        <w:rPr>
          <w:b/>
          <w:bCs/>
          <w:sz w:val="22"/>
          <w:szCs w:val="22"/>
        </w:rPr>
        <w:t>d</w:t>
      </w:r>
      <w:proofErr w:type="gramEnd"/>
      <w:r>
        <w:rPr>
          <w:sz w:val="22"/>
          <w:szCs w:val="22"/>
        </w:rPr>
        <w:t xml:space="preserve">). The analyses reveal that </w:t>
      </w:r>
      <w:r>
        <w:rPr>
          <w:i/>
          <w:iCs/>
          <w:sz w:val="22"/>
          <w:szCs w:val="22"/>
        </w:rPr>
        <w:t>Enterococcus</w:t>
      </w:r>
      <w:r>
        <w:rPr>
          <w:sz w:val="22"/>
          <w:szCs w:val="22"/>
        </w:rPr>
        <w:t xml:space="preserve"> abundances as small </w:t>
      </w:r>
      <w:r w:rsidR="00DE3DF5">
        <w:rPr>
          <w:sz w:val="22"/>
          <w:szCs w:val="22"/>
        </w:rPr>
        <w:t xml:space="preserve">as </w:t>
      </w:r>
      <w:r>
        <w:rPr>
          <w:sz w:val="22"/>
          <w:szCs w:val="22"/>
        </w:rPr>
        <w:t xml:space="preserve">1% increase the risk of blood-stream infection by </w:t>
      </w:r>
      <w:r>
        <w:rPr>
          <w:i/>
          <w:iCs/>
          <w:sz w:val="22"/>
          <w:szCs w:val="22"/>
        </w:rPr>
        <w:t>Enterococcus</w:t>
      </w:r>
      <w:r>
        <w:rPr>
          <w:sz w:val="22"/>
          <w:szCs w:val="22"/>
        </w:rPr>
        <w:t xml:space="preserve"> significantly (P&lt;0.05). The case for </w:t>
      </w:r>
      <w:r>
        <w:rPr>
          <w:i/>
          <w:iCs/>
          <w:sz w:val="22"/>
          <w:szCs w:val="22"/>
        </w:rPr>
        <w:t>Escherichia</w:t>
      </w:r>
      <w:r>
        <w:rPr>
          <w:sz w:val="22"/>
          <w:szCs w:val="22"/>
        </w:rPr>
        <w:t xml:space="preserve"> was more sensitive: </w:t>
      </w:r>
      <w:r>
        <w:rPr>
          <w:i/>
          <w:iCs/>
          <w:sz w:val="22"/>
          <w:szCs w:val="22"/>
        </w:rPr>
        <w:t>Escherichia</w:t>
      </w:r>
      <w:r>
        <w:rPr>
          <w:sz w:val="22"/>
          <w:szCs w:val="22"/>
        </w:rPr>
        <w:t xml:space="preserve"> abundances as small</w:t>
      </w:r>
      <w:r w:rsidR="00CB6F3A">
        <w:rPr>
          <w:sz w:val="22"/>
          <w:szCs w:val="22"/>
        </w:rPr>
        <w:t xml:space="preserve"> as</w:t>
      </w:r>
      <w:r>
        <w:rPr>
          <w:sz w:val="22"/>
          <w:szCs w:val="22"/>
        </w:rPr>
        <w:t xml:space="preserve"> 0.1% increased the risk of bloodstream infection by </w:t>
      </w:r>
      <w:r>
        <w:rPr>
          <w:i/>
          <w:iCs/>
          <w:sz w:val="22"/>
          <w:szCs w:val="22"/>
        </w:rPr>
        <w:t>Escherichia</w:t>
      </w:r>
      <w:r>
        <w:rPr>
          <w:sz w:val="22"/>
          <w:szCs w:val="22"/>
        </w:rPr>
        <w:t xml:space="preserve"> significantly (P&lt;0.05). Such analyses, all conducted using the Cox proportional hazards model, can be extended to find other factors that increase the risk of bloodstream infections and other clinical complications of </w:t>
      </w:r>
      <w:proofErr w:type="spellStart"/>
      <w:r>
        <w:rPr>
          <w:sz w:val="22"/>
          <w:szCs w:val="22"/>
        </w:rPr>
        <w:t>allo</w:t>
      </w:r>
      <w:proofErr w:type="spellEnd"/>
      <w:r>
        <w:rPr>
          <w:sz w:val="22"/>
          <w:szCs w:val="22"/>
        </w:rPr>
        <w:t>-HCT.</w:t>
      </w:r>
    </w:p>
    <w:p w14:paraId="7734561F" w14:textId="77777777" w:rsidR="002436EA" w:rsidRDefault="002436EA">
      <w:pPr>
        <w:jc w:val="both"/>
        <w:rPr>
          <w:sz w:val="22"/>
          <w:szCs w:val="22"/>
        </w:rPr>
      </w:pPr>
    </w:p>
    <w:p w14:paraId="2DD8E6C3" w14:textId="68E0AB89" w:rsidR="002436EA" w:rsidRDefault="00080317">
      <w:pPr>
        <w:jc w:val="center"/>
        <w:rPr>
          <w:sz w:val="22"/>
          <w:szCs w:val="22"/>
        </w:rPr>
      </w:pPr>
      <w:del w:id="137" w:author="Chen Liao" w:date="2021-01-17T08:23:00Z">
        <w:r w:rsidDel="0051597A">
          <w:rPr>
            <w:noProof/>
            <w:sz w:val="22"/>
            <w:szCs w:val="22"/>
          </w:rPr>
          <w:lastRenderedPageBreak/>
          <w:drawing>
            <wp:inline distT="0" distB="0" distL="0" distR="0" wp14:anchorId="6A6CE811" wp14:editId="2BEEF167">
              <wp:extent cx="5292090" cy="2072005"/>
              <wp:effectExtent l="0" t="0" r="381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del>
      <w:ins w:id="138" w:author="Chen Liao" w:date="2021-01-17T08:23:00Z">
        <w:r w:rsidR="0051597A">
          <w:rPr>
            <w:noProof/>
            <w:sz w:val="22"/>
            <w:szCs w:val="22"/>
          </w:rPr>
          <w:drawing>
            <wp:inline distT="0" distB="0" distL="0" distR="0" wp14:anchorId="0E21A5C7" wp14:editId="7D8E5913">
              <wp:extent cx="5292090" cy="2072005"/>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ins>
    </w:p>
    <w:p w14:paraId="75199849" w14:textId="339ACF7A" w:rsidR="002436EA" w:rsidRDefault="00F84D19">
      <w:pPr>
        <w:jc w:val="both"/>
      </w:pPr>
      <w:r>
        <w:rPr>
          <w:b/>
          <w:bCs/>
          <w:sz w:val="18"/>
          <w:szCs w:val="18"/>
        </w:rPr>
        <w:t>Figure 5.</w:t>
      </w:r>
      <w:r>
        <w:rPr>
          <w:sz w:val="18"/>
          <w:szCs w:val="18"/>
        </w:rPr>
        <w:t xml:space="preserve"> A compilation of cases of positive blood culture infections for the bacteria analyzed in previous publications</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139" w:name="__Fieldmark__2301_3653938373"/>
      <w:r w:rsidR="00080C1C" w:rsidRPr="00080C1C">
        <w:rPr>
          <w:sz w:val="18"/>
          <w:szCs w:val="18"/>
          <w:vertAlign w:val="superscript"/>
        </w:rPr>
        <w:t>13,23</w:t>
      </w:r>
      <w:r>
        <w:fldChar w:fldCharType="end"/>
      </w:r>
      <w:bookmarkEnd w:id="139"/>
      <w:r>
        <w:rPr>
          <w:sz w:val="18"/>
          <w:szCs w:val="18"/>
        </w:rPr>
        <w:t xml:space="preserve">. Here the period ranging from day -15 to day +35 around the day of HCT (day 0) is shown, and we highlight the cases of </w:t>
      </w:r>
      <w:r>
        <w:rPr>
          <w:i/>
          <w:iCs/>
          <w:sz w:val="18"/>
          <w:szCs w:val="18"/>
        </w:rPr>
        <w:t>Enterococcus</w:t>
      </w:r>
      <w:r>
        <w:rPr>
          <w:sz w:val="18"/>
          <w:szCs w:val="18"/>
        </w:rPr>
        <w:t xml:space="preserve"> (in green) and </w:t>
      </w:r>
      <w:r>
        <w:rPr>
          <w:i/>
          <w:iCs/>
          <w:sz w:val="18"/>
          <w:szCs w:val="18"/>
        </w:rPr>
        <w:t>Escherichia</w:t>
      </w:r>
      <w:r>
        <w:rPr>
          <w:sz w:val="18"/>
          <w:szCs w:val="18"/>
        </w:rPr>
        <w:t xml:space="preserve"> (in red) analyzed below in </w:t>
      </w:r>
      <w:r>
        <w:rPr>
          <w:b/>
          <w:bCs/>
          <w:sz w:val="18"/>
          <w:szCs w:val="18"/>
        </w:rPr>
        <w:t>Fig. 6</w:t>
      </w:r>
      <w:r>
        <w:rPr>
          <w:sz w:val="18"/>
          <w:szCs w:val="18"/>
        </w:rPr>
        <w:t xml:space="preserve">. </w:t>
      </w:r>
    </w:p>
    <w:p w14:paraId="71F4135D" w14:textId="77777777" w:rsidR="002436EA" w:rsidRDefault="002436EA">
      <w:pPr>
        <w:jc w:val="both"/>
        <w:rPr>
          <w:sz w:val="22"/>
          <w:szCs w:val="22"/>
        </w:rPr>
      </w:pPr>
    </w:p>
    <w:p w14:paraId="3B97D7E3" w14:textId="6F3023C3" w:rsidR="002436EA" w:rsidRDefault="002C6C12" w:rsidP="007048D8">
      <w:pPr>
        <w:jc w:val="center"/>
        <w:rPr>
          <w:sz w:val="22"/>
          <w:szCs w:val="22"/>
        </w:rPr>
      </w:pPr>
      <w:r>
        <w:rPr>
          <w:noProof/>
          <w:sz w:val="22"/>
          <w:szCs w:val="22"/>
        </w:rPr>
        <w:drawing>
          <wp:inline distT="0" distB="0" distL="0" distR="0" wp14:anchorId="25382C8B" wp14:editId="5A098A3D">
            <wp:extent cx="4106334" cy="3151373"/>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3923" cy="3157197"/>
                    </a:xfrm>
                    <a:prstGeom prst="rect">
                      <a:avLst/>
                    </a:prstGeom>
                  </pic:spPr>
                </pic:pic>
              </a:graphicData>
            </a:graphic>
          </wp:inline>
        </w:drawing>
      </w:r>
    </w:p>
    <w:p w14:paraId="4B41F81B" w14:textId="6A05336A" w:rsidR="002436EA" w:rsidRDefault="00F84D19">
      <w:pPr>
        <w:jc w:val="both"/>
      </w:pPr>
      <w:r>
        <w:rPr>
          <w:b/>
          <w:bCs/>
          <w:sz w:val="18"/>
          <w:szCs w:val="18"/>
        </w:rPr>
        <w:t>Fig</w:t>
      </w:r>
      <w:r w:rsidR="00AF71FC">
        <w:rPr>
          <w:rFonts w:hint="eastAsia"/>
          <w:b/>
          <w:bCs/>
          <w:sz w:val="18"/>
          <w:szCs w:val="18"/>
        </w:rPr>
        <w:t>ur</w:t>
      </w:r>
      <w:r w:rsidR="00AF71FC">
        <w:rPr>
          <w:b/>
          <w:bCs/>
          <w:sz w:val="18"/>
          <w:szCs w:val="18"/>
        </w:rPr>
        <w:t>e</w:t>
      </w:r>
      <w:r>
        <w:rPr>
          <w:b/>
          <w:bCs/>
          <w:sz w:val="18"/>
          <w:szCs w:val="18"/>
        </w:rPr>
        <w:t xml:space="preserve"> 6.</w:t>
      </w:r>
      <w:r>
        <w:rPr>
          <w:sz w:val="18"/>
          <w:szCs w:val="18"/>
        </w:rPr>
        <w:t xml:space="preserve"> </w:t>
      </w:r>
      <w:r w:rsidR="00FC0211">
        <w:rPr>
          <w:b/>
          <w:bCs/>
          <w:sz w:val="18"/>
          <w:szCs w:val="18"/>
        </w:rPr>
        <w:t>a</w:t>
      </w:r>
      <w:r>
        <w:rPr>
          <w:b/>
          <w:bCs/>
          <w:sz w:val="18"/>
          <w:szCs w:val="18"/>
        </w:rPr>
        <w:t>.</w:t>
      </w:r>
      <w:r>
        <w:rPr>
          <w:sz w:val="18"/>
          <w:szCs w:val="18"/>
        </w:rPr>
        <w:t xml:space="preserve"> The average abundance of </w:t>
      </w:r>
      <w:r>
        <w:rPr>
          <w:i/>
          <w:iCs/>
          <w:sz w:val="18"/>
          <w:szCs w:val="18"/>
        </w:rPr>
        <w:t>Enterococcus</w:t>
      </w:r>
      <w:r>
        <w:rPr>
          <w:sz w:val="18"/>
          <w:szCs w:val="18"/>
        </w:rPr>
        <w:t xml:space="preserve"> is higher in patients who got </w:t>
      </w:r>
      <w:r w:rsidR="006A032B">
        <w:rPr>
          <w:sz w:val="18"/>
          <w:szCs w:val="18"/>
        </w:rPr>
        <w:t>Enterococcal</w:t>
      </w:r>
      <w:r>
        <w:rPr>
          <w:sz w:val="18"/>
          <w:szCs w:val="18"/>
        </w:rPr>
        <w:t xml:space="preserve"> bloodstream infection</w:t>
      </w:r>
      <w:r w:rsidR="006A032B">
        <w:rPr>
          <w:sz w:val="18"/>
          <w:szCs w:val="18"/>
        </w:rPr>
        <w:t>s</w:t>
      </w:r>
      <w:r>
        <w:rPr>
          <w:sz w:val="18"/>
          <w:szCs w:val="18"/>
        </w:rPr>
        <w:t xml:space="preserve"> (n=7</w:t>
      </w:r>
      <w:r w:rsidR="00753DAC">
        <w:rPr>
          <w:sz w:val="18"/>
          <w:szCs w:val="18"/>
        </w:rPr>
        <w:t>9</w:t>
      </w:r>
      <w:r>
        <w:rPr>
          <w:sz w:val="18"/>
          <w:szCs w:val="18"/>
        </w:rPr>
        <w:t>) than in patients who did not (n=9</w:t>
      </w:r>
      <w:r w:rsidR="00753DAC">
        <w:rPr>
          <w:sz w:val="18"/>
          <w:szCs w:val="18"/>
        </w:rPr>
        <w:t>40</w:t>
      </w:r>
      <w:r>
        <w:rPr>
          <w:sz w:val="18"/>
          <w:szCs w:val="18"/>
        </w:rPr>
        <w:t>), especially in the critical period of two weeks after the transplant (day 0</w:t>
      </w:r>
      <w:r w:rsidR="00BB002A">
        <w:rPr>
          <w:sz w:val="18"/>
          <w:szCs w:val="18"/>
        </w:rPr>
        <w:t xml:space="preserve">, where ‘Day’ is relative to the nearest </w:t>
      </w:r>
      <w:proofErr w:type="spellStart"/>
      <w:r w:rsidR="00BB002A">
        <w:rPr>
          <w:sz w:val="18"/>
          <w:szCs w:val="18"/>
        </w:rPr>
        <w:t>allo</w:t>
      </w:r>
      <w:proofErr w:type="spellEnd"/>
      <w:r w:rsidR="00BB002A">
        <w:rPr>
          <w:sz w:val="18"/>
          <w:szCs w:val="18"/>
        </w:rPr>
        <w:t>-HCT transplant</w:t>
      </w:r>
      <w:r>
        <w:rPr>
          <w:sz w:val="18"/>
          <w:szCs w:val="18"/>
        </w:rPr>
        <w:t xml:space="preserve">). </w:t>
      </w:r>
      <w:r w:rsidR="00FC0211">
        <w:rPr>
          <w:b/>
          <w:bCs/>
          <w:sz w:val="18"/>
          <w:szCs w:val="18"/>
        </w:rPr>
        <w:t>b</w:t>
      </w:r>
      <w:r>
        <w:rPr>
          <w:sz w:val="18"/>
          <w:szCs w:val="18"/>
        </w:rPr>
        <w:t xml:space="preserve">. The average abundance of bacteria of the genus </w:t>
      </w:r>
      <w:r>
        <w:rPr>
          <w:i/>
          <w:iCs/>
          <w:sz w:val="18"/>
          <w:szCs w:val="18"/>
        </w:rPr>
        <w:t>Escherichia</w:t>
      </w:r>
      <w:r>
        <w:rPr>
          <w:sz w:val="18"/>
          <w:szCs w:val="18"/>
        </w:rPr>
        <w:t xml:space="preserve"> is higher in patients who got a bloodstream infection by that genus (n=</w:t>
      </w:r>
      <w:r w:rsidR="00753DAC">
        <w:rPr>
          <w:sz w:val="18"/>
          <w:szCs w:val="18"/>
        </w:rPr>
        <w:t>52</w:t>
      </w:r>
      <w:r>
        <w:rPr>
          <w:sz w:val="18"/>
          <w:szCs w:val="18"/>
        </w:rPr>
        <w:t>) than in patients who did not (n=9</w:t>
      </w:r>
      <w:r w:rsidR="00753DAC">
        <w:rPr>
          <w:sz w:val="18"/>
          <w:szCs w:val="18"/>
        </w:rPr>
        <w:t>67</w:t>
      </w:r>
      <w:r>
        <w:rPr>
          <w:sz w:val="18"/>
          <w:szCs w:val="18"/>
        </w:rPr>
        <w:t xml:space="preserve">), especially in the critical period of two weeks after the transplant (day 0). </w:t>
      </w:r>
      <w:r w:rsidR="00FC0211">
        <w:rPr>
          <w:b/>
          <w:bCs/>
          <w:sz w:val="18"/>
          <w:szCs w:val="18"/>
        </w:rPr>
        <w:t>c</w:t>
      </w:r>
      <w:r>
        <w:rPr>
          <w:b/>
          <w:bCs/>
          <w:sz w:val="18"/>
          <w:szCs w:val="18"/>
        </w:rPr>
        <w:t>.</w:t>
      </w:r>
      <w:r>
        <w:rPr>
          <w:sz w:val="18"/>
          <w:szCs w:val="18"/>
        </w:rPr>
        <w:t xml:space="preserve"> The hazard ratio calculated for the risk of bloodstream infection after the patient was detected with an intestinal domination. These analyses were previously done by defining intestinal domination at an abundance threshold of 30% domination</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140" w:name="__Fieldmark__2378_3653938373"/>
      <w:r w:rsidR="00080C1C" w:rsidRPr="00080C1C">
        <w:rPr>
          <w:sz w:val="18"/>
          <w:szCs w:val="18"/>
          <w:vertAlign w:val="superscript"/>
        </w:rPr>
        <w:t>13,23</w:t>
      </w:r>
      <w:r>
        <w:fldChar w:fldCharType="end"/>
      </w:r>
      <w:bookmarkEnd w:id="140"/>
      <w:r>
        <w:rPr>
          <w:sz w:val="18"/>
          <w:szCs w:val="18"/>
        </w:rPr>
        <w:t xml:space="preserve">. The results shown here reveal that domination redefined at an abundance threshold as small as 1% still increases the risk of bloodstream infection by </w:t>
      </w:r>
      <w:r>
        <w:rPr>
          <w:i/>
          <w:iCs/>
          <w:sz w:val="18"/>
          <w:szCs w:val="18"/>
        </w:rPr>
        <w:t>Enterococcus</w:t>
      </w:r>
      <w:r>
        <w:rPr>
          <w:sz w:val="18"/>
          <w:szCs w:val="18"/>
        </w:rPr>
        <w:t xml:space="preserve">. </w:t>
      </w:r>
      <w:r w:rsidR="00FC0211">
        <w:rPr>
          <w:b/>
          <w:bCs/>
          <w:sz w:val="18"/>
          <w:szCs w:val="18"/>
        </w:rPr>
        <w:t>d</w:t>
      </w:r>
      <w:r>
        <w:rPr>
          <w:b/>
          <w:bCs/>
          <w:sz w:val="18"/>
          <w:szCs w:val="18"/>
        </w:rPr>
        <w:t>.</w:t>
      </w:r>
      <w:r>
        <w:rPr>
          <w:sz w:val="18"/>
          <w:szCs w:val="18"/>
        </w:rPr>
        <w:t xml:space="preserve"> The presence in the stool is even a stronger predictor of bloodstream infection for the case </w:t>
      </w:r>
      <w:r>
        <w:rPr>
          <w:i/>
          <w:iCs/>
          <w:sz w:val="18"/>
          <w:szCs w:val="18"/>
        </w:rPr>
        <w:t>Escherichia</w:t>
      </w:r>
      <w:r>
        <w:rPr>
          <w:sz w:val="18"/>
          <w:szCs w:val="18"/>
        </w:rPr>
        <w:t>, for which even levels of 0.1% have a significant association.</w:t>
      </w:r>
    </w:p>
    <w:p w14:paraId="3CD7F914" w14:textId="77777777" w:rsidR="002436EA" w:rsidRDefault="002436EA">
      <w:pPr>
        <w:jc w:val="both"/>
        <w:rPr>
          <w:b/>
          <w:bCs/>
          <w:sz w:val="22"/>
          <w:szCs w:val="22"/>
        </w:rPr>
      </w:pPr>
    </w:p>
    <w:p w14:paraId="47C106E1" w14:textId="0757F609" w:rsidR="002436EA" w:rsidRDefault="00F3134A" w:rsidP="007048D8">
      <w:pPr>
        <w:jc w:val="both"/>
        <w:rPr>
          <w:sz w:val="22"/>
          <w:szCs w:val="22"/>
        </w:rPr>
      </w:pPr>
      <w:r>
        <w:rPr>
          <w:b/>
          <w:bCs/>
          <w:sz w:val="22"/>
          <w:szCs w:val="22"/>
        </w:rPr>
        <w:t>D</w:t>
      </w:r>
      <w:r w:rsidR="00DA4E49">
        <w:rPr>
          <w:b/>
          <w:bCs/>
          <w:sz w:val="22"/>
          <w:szCs w:val="22"/>
        </w:rPr>
        <w:t>iscussions</w:t>
      </w:r>
      <w:r>
        <w:rPr>
          <w:b/>
          <w:bCs/>
          <w:sz w:val="22"/>
          <w:szCs w:val="22"/>
        </w:rPr>
        <w:t xml:space="preserve"> </w:t>
      </w:r>
      <w:r>
        <w:rPr>
          <w:rFonts w:hint="eastAsia"/>
          <w:b/>
          <w:bCs/>
          <w:sz w:val="22"/>
          <w:szCs w:val="22"/>
        </w:rPr>
        <w:t>and</w:t>
      </w:r>
      <w:r>
        <w:rPr>
          <w:b/>
          <w:bCs/>
          <w:sz w:val="22"/>
          <w:szCs w:val="22"/>
        </w:rPr>
        <w:t xml:space="preserve"> potential caveats</w:t>
      </w:r>
      <w:r w:rsidR="0041159C">
        <w:rPr>
          <w:b/>
          <w:bCs/>
          <w:sz w:val="22"/>
          <w:szCs w:val="22"/>
        </w:rPr>
        <w:t>.</w:t>
      </w:r>
      <w:r w:rsidR="00DA4E49">
        <w:rPr>
          <w:sz w:val="22"/>
          <w:szCs w:val="22"/>
        </w:rPr>
        <w:t xml:space="preserve"> </w:t>
      </w:r>
      <w:r w:rsidR="00F84D19">
        <w:rPr>
          <w:sz w:val="22"/>
          <w:szCs w:val="22"/>
        </w:rPr>
        <w:t xml:space="preserve">We present repositories for a longitudinal </w:t>
      </w:r>
      <w:r w:rsidR="000D70BB">
        <w:rPr>
          <w:sz w:val="22"/>
          <w:szCs w:val="22"/>
        </w:rPr>
        <w:t>microbiota</w:t>
      </w:r>
      <w:r w:rsidR="00F84D19">
        <w:rPr>
          <w:sz w:val="22"/>
          <w:szCs w:val="22"/>
        </w:rPr>
        <w:t xml:space="preserve"> dataset obtained from efforts at MSK from the past decade of monitoring cancer patients hospitalized to receive </w:t>
      </w:r>
      <w:proofErr w:type="spellStart"/>
      <w:r w:rsidR="00F84D19">
        <w:rPr>
          <w:sz w:val="22"/>
          <w:szCs w:val="22"/>
        </w:rPr>
        <w:t>allo</w:t>
      </w:r>
      <w:proofErr w:type="spellEnd"/>
      <w:r w:rsidR="00F84D19">
        <w:rPr>
          <w:sz w:val="22"/>
          <w:szCs w:val="22"/>
        </w:rPr>
        <w:t xml:space="preserve">-HCT. These </w:t>
      </w:r>
      <w:r w:rsidR="000D70BB">
        <w:rPr>
          <w:sz w:val="22"/>
          <w:szCs w:val="22"/>
        </w:rPr>
        <w:t>microbiota</w:t>
      </w:r>
      <w:r w:rsidR="00F84D19">
        <w:rPr>
          <w:sz w:val="22"/>
          <w:szCs w:val="22"/>
        </w:rPr>
        <w:t xml:space="preserve"> data, combined with the curated clinical metadata presented here, can serve as powerful hypothesis generators for microbiome studies. For example, we illustrate the use of these data with five </w:t>
      </w:r>
      <w:r w:rsidR="006A032B">
        <w:rPr>
          <w:sz w:val="22"/>
          <w:szCs w:val="22"/>
        </w:rPr>
        <w:t>analyses</w:t>
      </w:r>
      <w:r w:rsidR="00F84D19">
        <w:rPr>
          <w:sz w:val="22"/>
          <w:szCs w:val="22"/>
        </w:rPr>
        <w:t xml:space="preserve"> and we provide links to code repositories where these examples can be followed by the interested user.</w:t>
      </w:r>
      <w:ins w:id="141" w:author="Chen Liao" w:date="2021-01-17T08:26:00Z">
        <w:r w:rsidR="00C417E9">
          <w:rPr>
            <w:sz w:val="22"/>
            <w:szCs w:val="22"/>
          </w:rPr>
          <w:t xml:space="preserve"> </w:t>
        </w:r>
      </w:ins>
      <w:ins w:id="142" w:author="Chen Liao" w:date="2021-01-17T08:29:00Z">
        <w:r w:rsidR="00E64C0C">
          <w:rPr>
            <w:sz w:val="22"/>
            <w:szCs w:val="22"/>
          </w:rPr>
          <w:t>Despite the comp</w:t>
        </w:r>
      </w:ins>
      <w:ins w:id="143" w:author="Chen Liao" w:date="2021-01-17T08:30:00Z">
        <w:r w:rsidR="00E64C0C">
          <w:rPr>
            <w:sz w:val="22"/>
            <w:szCs w:val="22"/>
          </w:rPr>
          <w:t>rehensiveness of our data collection</w:t>
        </w:r>
      </w:ins>
      <w:ins w:id="144" w:author="Chen Liao" w:date="2021-01-17T08:27:00Z">
        <w:r w:rsidR="00C417E9">
          <w:rPr>
            <w:sz w:val="22"/>
            <w:szCs w:val="22"/>
          </w:rPr>
          <w:t xml:space="preserve">, not all factors </w:t>
        </w:r>
      </w:ins>
      <w:ins w:id="145" w:author="Chen Liao" w:date="2021-01-17T08:28:00Z">
        <w:r w:rsidR="00C417E9">
          <w:rPr>
            <w:sz w:val="22"/>
            <w:szCs w:val="22"/>
          </w:rPr>
          <w:t xml:space="preserve">(e.g., diet) </w:t>
        </w:r>
      </w:ins>
      <w:ins w:id="146" w:author="Chen Liao" w:date="2021-01-17T08:27:00Z">
        <w:r w:rsidR="00C417E9">
          <w:rPr>
            <w:sz w:val="22"/>
            <w:szCs w:val="22"/>
          </w:rPr>
          <w:t>th</w:t>
        </w:r>
      </w:ins>
      <w:ins w:id="147" w:author="Chen Liao" w:date="2021-01-17T08:28:00Z">
        <w:r w:rsidR="00C417E9">
          <w:rPr>
            <w:sz w:val="22"/>
            <w:szCs w:val="22"/>
          </w:rPr>
          <w:t xml:space="preserve">at influence gut </w:t>
        </w:r>
        <w:r w:rsidR="00C417E9">
          <w:rPr>
            <w:sz w:val="22"/>
            <w:szCs w:val="22"/>
          </w:rPr>
          <w:lastRenderedPageBreak/>
          <w:t xml:space="preserve">microbiota composition have been included </w:t>
        </w:r>
      </w:ins>
      <w:ins w:id="148" w:author="Chen Liao" w:date="2021-01-17T08:32:00Z">
        <w:r w:rsidR="0016521C">
          <w:rPr>
            <w:sz w:val="22"/>
            <w:szCs w:val="22"/>
          </w:rPr>
          <w:t>and it is not yet available to analyze their effects</w:t>
        </w:r>
        <w:r w:rsidR="006656E8">
          <w:rPr>
            <w:sz w:val="22"/>
            <w:szCs w:val="22"/>
          </w:rPr>
          <w:t xml:space="preserve"> using our dataset</w:t>
        </w:r>
        <w:r w:rsidR="00F34480">
          <w:rPr>
            <w:sz w:val="22"/>
            <w:szCs w:val="22"/>
          </w:rPr>
          <w:t>s</w:t>
        </w:r>
      </w:ins>
      <w:ins w:id="149" w:author="Chen Liao" w:date="2021-01-17T08:28:00Z">
        <w:r w:rsidR="00C417E9">
          <w:rPr>
            <w:sz w:val="22"/>
            <w:szCs w:val="22"/>
          </w:rPr>
          <w:t>.</w:t>
        </w:r>
      </w:ins>
      <w:ins w:id="150" w:author="Chen Liao" w:date="2021-01-17T08:29:00Z">
        <w:r w:rsidR="00C417E9">
          <w:rPr>
            <w:sz w:val="22"/>
            <w:szCs w:val="22"/>
          </w:rPr>
          <w:t xml:space="preserve"> We expect to </w:t>
        </w:r>
      </w:ins>
      <w:ins w:id="151" w:author="Chen Liao" w:date="2021-01-17T08:30:00Z">
        <w:r w:rsidR="00E64C0C">
          <w:rPr>
            <w:sz w:val="22"/>
            <w:szCs w:val="22"/>
          </w:rPr>
          <w:t>release more data types in the future.</w:t>
        </w:r>
      </w:ins>
    </w:p>
    <w:p w14:paraId="5331C379" w14:textId="27F3FC53" w:rsidR="002436EA" w:rsidRDefault="00F84D19">
      <w:pPr>
        <w:ind w:firstLine="720"/>
        <w:jc w:val="both"/>
      </w:pPr>
      <w:r>
        <w:rPr>
          <w:sz w:val="22"/>
          <w:szCs w:val="22"/>
        </w:rPr>
        <w:t>We showed an example of inference where we quantified the impact of antibiotics on the 20 most abundant microbes (ASVs). That example (</w:t>
      </w:r>
      <w:r>
        <w:rPr>
          <w:b/>
          <w:bCs/>
          <w:sz w:val="22"/>
          <w:szCs w:val="22"/>
        </w:rPr>
        <w:t>Fig. 4</w:t>
      </w:r>
      <w:r>
        <w:rPr>
          <w:sz w:val="22"/>
          <w:szCs w:val="22"/>
        </w:rPr>
        <w:t xml:space="preserve">) illustrates how to pose a supervised question to address an important </w:t>
      </w:r>
      <w:r w:rsidR="000D70BB">
        <w:rPr>
          <w:sz w:val="22"/>
          <w:szCs w:val="22"/>
        </w:rPr>
        <w:t>microbiota</w:t>
      </w:r>
      <w:r>
        <w:rPr>
          <w:sz w:val="22"/>
          <w:szCs w:val="22"/>
        </w:rPr>
        <w:t xml:space="preserve"> problem: how different antibiotics might have an impact on the different bacteria that makeup the </w:t>
      </w:r>
      <w:r w:rsidR="000D70BB">
        <w:rPr>
          <w:sz w:val="22"/>
          <w:szCs w:val="22"/>
        </w:rPr>
        <w:t>microbiota</w:t>
      </w:r>
      <w:r>
        <w:rPr>
          <w:sz w:val="22"/>
          <w:szCs w:val="22"/>
        </w:rPr>
        <w:t>. We had addressed a related question before using straightforward statistical tests for a dataset of 94 patients, where we determined whether an antibiotic could lead to intestinal domination</w:t>
      </w:r>
      <w:r>
        <w:fldChar w:fldCharType="begin"/>
      </w:r>
      <w:r w:rsidR="00080C1C">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152" w:name="__Fieldmark__2454_3653938373"/>
      <w:r w:rsidR="00080C1C" w:rsidRPr="00080C1C">
        <w:rPr>
          <w:sz w:val="22"/>
          <w:szCs w:val="22"/>
          <w:vertAlign w:val="superscript"/>
        </w:rPr>
        <w:t>13</w:t>
      </w:r>
      <w:r>
        <w:fldChar w:fldCharType="end"/>
      </w:r>
      <w:bookmarkEnd w:id="152"/>
      <w:r>
        <w:rPr>
          <w:sz w:val="22"/>
          <w:szCs w:val="22"/>
        </w:rPr>
        <w:t>. We have also used more sophisticated Bayesian methods to infer the impacts of antibiotics on the microbiota using a dataset with 18 of these patients</w:t>
      </w:r>
      <w:r>
        <w:fldChar w:fldCharType="begin"/>
      </w:r>
      <w:r w:rsidR="00080C1C">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153" w:name="__Fieldmark__2467_3653938373"/>
      <w:r w:rsidR="00080C1C" w:rsidRPr="00080C1C">
        <w:rPr>
          <w:sz w:val="22"/>
          <w:szCs w:val="22"/>
          <w:vertAlign w:val="superscript"/>
        </w:rPr>
        <w:t>10</w:t>
      </w:r>
      <w:r>
        <w:fldChar w:fldCharType="end"/>
      </w:r>
      <w:bookmarkEnd w:id="153"/>
      <w:r>
        <w:rPr>
          <w:sz w:val="22"/>
          <w:szCs w:val="22"/>
        </w:rPr>
        <w:t xml:space="preserve">. In the present manuscript, we presented a similar approach and used </w:t>
      </w:r>
      <w:r w:rsidR="004746DE">
        <w:rPr>
          <w:sz w:val="22"/>
          <w:szCs w:val="22"/>
        </w:rPr>
        <w:t xml:space="preserve">a </w:t>
      </w:r>
      <w:r>
        <w:rPr>
          <w:sz w:val="22"/>
          <w:szCs w:val="22"/>
        </w:rPr>
        <w:t>simple model</w:t>
      </w:r>
      <w:r w:rsidR="004746DE">
        <w:rPr>
          <w:sz w:val="22"/>
          <w:szCs w:val="22"/>
        </w:rPr>
        <w:t xml:space="preserve"> of exponential bacterial growth combined with</w:t>
      </w:r>
      <w:r>
        <w:rPr>
          <w:sz w:val="22"/>
          <w:szCs w:val="22"/>
        </w:rPr>
        <w:t xml:space="preserve"> penalized least square</w:t>
      </w:r>
      <w:r w:rsidR="004746DE">
        <w:rPr>
          <w:sz w:val="22"/>
          <w:szCs w:val="22"/>
        </w:rPr>
        <w:t>s</w:t>
      </w:r>
      <w:r>
        <w:rPr>
          <w:sz w:val="22"/>
          <w:szCs w:val="22"/>
        </w:rPr>
        <w:t xml:space="preserve"> regression to solve the same problem for the most abundant taxa, but now for a dataset with a much larger number of patients. Despite the simpler linear model, the results captured the negative impact of piperacillin/tazobactam on many commensal bacteria, confirming our previous stud</w:t>
      </w:r>
      <w:r w:rsidR="004746DE">
        <w:rPr>
          <w:sz w:val="22"/>
          <w:szCs w:val="22"/>
        </w:rPr>
        <w:t>ies</w:t>
      </w:r>
      <w:r>
        <w:fldChar w:fldCharType="begin"/>
      </w:r>
      <w:r w:rsidR="00080C1C">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fldChar w:fldCharType="separate"/>
      </w:r>
      <w:bookmarkStart w:id="154" w:name="__Fieldmark__2498_3653938373"/>
      <w:r w:rsidR="00080C1C" w:rsidRPr="00080C1C">
        <w:rPr>
          <w:sz w:val="22"/>
          <w:szCs w:val="22"/>
          <w:vertAlign w:val="superscript"/>
        </w:rPr>
        <w:t>3,10</w:t>
      </w:r>
      <w:r>
        <w:fldChar w:fldCharType="end"/>
      </w:r>
      <w:bookmarkEnd w:id="154"/>
      <w:r>
        <w:rPr>
          <w:sz w:val="22"/>
          <w:szCs w:val="22"/>
        </w:rPr>
        <w:t xml:space="preserve">. </w:t>
      </w:r>
      <w:r w:rsidR="004153BA">
        <w:rPr>
          <w:sz w:val="22"/>
          <w:szCs w:val="22"/>
        </w:rPr>
        <w:t>We here also visualized</w:t>
      </w:r>
      <w:r w:rsidR="004746DE">
        <w:rPr>
          <w:sz w:val="22"/>
          <w:szCs w:val="22"/>
        </w:rPr>
        <w:t xml:space="preserve"> </w:t>
      </w:r>
      <w:r>
        <w:rPr>
          <w:i/>
          <w:iCs/>
          <w:sz w:val="22"/>
          <w:szCs w:val="22"/>
        </w:rPr>
        <w:t xml:space="preserve">Lactobacillus </w:t>
      </w:r>
      <w:r>
        <w:rPr>
          <w:sz w:val="22"/>
          <w:szCs w:val="22"/>
        </w:rPr>
        <w:t>expansion and intestinal domination,</w:t>
      </w:r>
      <w:r w:rsidR="004153BA">
        <w:rPr>
          <w:sz w:val="22"/>
          <w:szCs w:val="22"/>
        </w:rPr>
        <w:t xml:space="preserve"> </w:t>
      </w:r>
      <w:r>
        <w:rPr>
          <w:sz w:val="22"/>
          <w:szCs w:val="22"/>
        </w:rPr>
        <w:t xml:space="preserve">illustrated in </w:t>
      </w:r>
      <w:r>
        <w:rPr>
          <w:b/>
          <w:bCs/>
          <w:sz w:val="22"/>
          <w:szCs w:val="22"/>
        </w:rPr>
        <w:t>Fig. 1</w:t>
      </w:r>
      <w:r w:rsidR="004153BA">
        <w:rPr>
          <w:sz w:val="22"/>
          <w:szCs w:val="22"/>
        </w:rPr>
        <w:t>, but this was not captured by our model</w:t>
      </w:r>
      <w:r>
        <w:rPr>
          <w:sz w:val="22"/>
          <w:szCs w:val="22"/>
        </w:rPr>
        <w:t xml:space="preserve">. The most likely reason </w:t>
      </w:r>
      <w:r w:rsidR="004153BA">
        <w:rPr>
          <w:sz w:val="22"/>
          <w:szCs w:val="22"/>
        </w:rPr>
        <w:t xml:space="preserve">that our simple model of exponential growth could not capture this </w:t>
      </w:r>
      <w:r>
        <w:rPr>
          <w:sz w:val="22"/>
          <w:szCs w:val="22"/>
        </w:rPr>
        <w:t xml:space="preserve">is that after an expansion of </w:t>
      </w:r>
      <w:r>
        <w:rPr>
          <w:i/>
          <w:iCs/>
          <w:sz w:val="22"/>
          <w:szCs w:val="22"/>
        </w:rPr>
        <w:t>Lactobacillus</w:t>
      </w:r>
      <w:r>
        <w:rPr>
          <w:i/>
          <w:sz w:val="22"/>
          <w:szCs w:val="22"/>
        </w:rPr>
        <w:t xml:space="preserve"> </w:t>
      </w:r>
      <w:r>
        <w:rPr>
          <w:sz w:val="22"/>
          <w:szCs w:val="22"/>
        </w:rPr>
        <w:t xml:space="preserve">following the administration of piperacillin/tazobactam, its abundance remains relatively unchanged over multiple consecutive days. Since the antibiotics continued to be administered during the time, the inference will combine all the data and conclude that—on average—there is no measurable impact of piperacillin/tazobactam on </w:t>
      </w:r>
      <w:r>
        <w:rPr>
          <w:i/>
          <w:sz w:val="22"/>
          <w:szCs w:val="22"/>
        </w:rPr>
        <w:t>Lactobacillus</w:t>
      </w:r>
      <w:r>
        <w:rPr>
          <w:sz w:val="22"/>
          <w:szCs w:val="22"/>
        </w:rPr>
        <w:t xml:space="preserve">. Therefore, the model as developed here is only sensitive to transient expansions of bacteria but unable to capture bacterial expansions followed by sustained dominations. One possible way to resolve this issue in future iterations of the analysis is to include more realistic details in </w:t>
      </w:r>
      <w:r w:rsidR="004153BA">
        <w:rPr>
          <w:sz w:val="22"/>
          <w:szCs w:val="22"/>
        </w:rPr>
        <w:t xml:space="preserve">a more complicated </w:t>
      </w:r>
      <w:r>
        <w:rPr>
          <w:sz w:val="22"/>
          <w:szCs w:val="22"/>
        </w:rPr>
        <w:t>model</w:t>
      </w:r>
      <w:r w:rsidR="004153BA">
        <w:rPr>
          <w:sz w:val="22"/>
          <w:szCs w:val="22"/>
        </w:rPr>
        <w:t>,</w:t>
      </w:r>
      <w:r>
        <w:rPr>
          <w:sz w:val="22"/>
          <w:szCs w:val="22"/>
        </w:rPr>
        <w:t xml:space="preserve"> such as </w:t>
      </w:r>
      <w:r w:rsidR="004153BA">
        <w:rPr>
          <w:sz w:val="22"/>
          <w:szCs w:val="22"/>
        </w:rPr>
        <w:t xml:space="preserve">an ecological </w:t>
      </w:r>
      <w:r>
        <w:rPr>
          <w:sz w:val="22"/>
          <w:szCs w:val="22"/>
        </w:rPr>
        <w:t>carrying capacity and microbial interactions</w:t>
      </w:r>
      <w:r w:rsidR="004153BA">
        <w:rPr>
          <w:sz w:val="22"/>
          <w:szCs w:val="22"/>
        </w:rPr>
        <w:t>, as done before</w:t>
      </w:r>
      <w:r>
        <w:fldChar w:fldCharType="begin"/>
      </w:r>
      <w:r w:rsidR="00080C1C">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Transplantation.","type":"article-journal","volume":"87"},{"DOI":"10.1186/s12898-019-0272-6","First":false,"Last":false,"PMCID":"PMC6950893","PMID":"31914976","abstract":"&lt;strong&gt;BACKGROUND:&lt;/strong&gt; Accurate network models of species interaction could be used to predict population dynamics and be applied to manage real world ecosystems. Most relevant models are nonlinear, however, and data available from real world ecosystems are too noisy and sparsely sampled for common inference approaches. Here we improved the inference of generalized Lotka-Volterra (gLV) ecological networks by using a new optimization algorithm to constrain parameter signs with prior knowledge and a perturbation-based ensemble method.&lt;br&gt;&lt;br&gt;&lt;strong&gt;RESULTS:&lt;/strong&gt; We applied the new inference to long-term species abundance data from the freshwater fish community in the Illinois River, United States. We constructed an ensemble of 668 gLV models that explained 79% of the data on average. The models indicated (at a 70% level of confidence) a strong positive interaction from emerald shiner (Notropis atherinoides) to channel catfish (Ictalurus punctatus), which we could validate using data from a nearby observation site, and predicted that the relative abundances of most fish species will continue to fluctuate temporally and concordantly in the near future. The network shows that the invasive silver carp (Hypophthalmichthys molitrix) has much stronger impacts on native predators than on prey, supporting the notion that the invader perturbs the native food chain by replacing the diets of predators.&lt;br&gt;&lt;br&gt;&lt;strong&gt;CONCLUSIONS:&lt;/strong&gt; Ensemble approaches constrained by prior knowledge can improve inference and produce networks from noisy and sparsely sampled time series data to fill knowledge gaps on real world ecosystems. Such network models could aid efforts to conserve ecosystems such as the Illinois River, which is threatened by the invasion of the silver carp.","author":[{"family":"Liao","given":"Chen"},{"family":"Xavier","given":"Joao B"},{"family":"Zhu","given":"Zhenduo"}],"authorYearDisplayFormat":false,"citation-label":"8352628","container-title":"BMC Ecology","container-title-short":"BMC Ecol.","id":"8352628","invisible":false,"issue":"1","issued":{"date-parts":[["2020","1","8"]]},"journalAbbreviation":"BMC Ecol.","page":"3","suppress-author":false,"title":"Enhanced inference of ecological networks by parameterizing ensembles of population dynamics models constrained with prior knowledge.","type":"article-journal","volume":"20"},{"DOI":"10.1038/s41586-020-2971-8","First":false,"Last":false,"PMCID":"PMC7725892","PMID":"33239790","abstract":"The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humans.","type":"article-journal","volume":"588"},{"DOI":"10.1371/journal.pcbi.1008135","First":false,"Last":false,"PMCID":"PMC7480867","PMID":"32810127","abstract":"Social interaction between microbes can be described at many levels of details: from the biochemistry of cell-cell interactions to the ecological dynamics of populations. Choosing an appropriate level to model microbial communities without losing generality remains a challenge. Here we show that modeling cross-feeding interactions at an intermediate level between genome-scale metabolic models of individual species and consumer-resource models of ecosystems is suitable to experimental data. We applied our modeling framework to three published examples of multi-strain Escherichia coli communities with increasing complexity: uni-, bi-, and multi-directional cross-feeding of either substitutable metabolic byproducts or essential nutrients. The intermediate-scale model accurately fit empirical data and quantified metabolic exchange rates that are hard to measure experimentally, even for a complex community of 14 amino acid auxotrophies. By studying the conditions of species coexistence, the ecological outcomes of cross-feeding interactions, and each community's robustness to perturbations, we extracted new quantitative insights from these three published experimental datasets. Our analysis provides a foundation to quantify cross-feeding interactions from experimental data, and highlights the importance of metabolic exchanges in the dynamics and stability of microbial communities.","author":[{"family":"Liao","given":"Chen"},{"family":"Wang","given":"Tong"},{"family":"Maslov","given":"Sergei"},{"family":"Xavier","given":"Joao B"}],"authorYearDisplayFormat":false,"citation-label":"9633592","container-title":"PLoS Computational Biology","container-title-short":"PLoS Comput. Biol.","id":"9633592","invisible":false,"issue":"8","issued":{"date-parts":[["2020","8","18"]]},"journalAbbreviation":"PLoS Comput. Biol.","page":"e1008135","suppress-author":false,"title":"Modeling microbial cross-feeding at intermediate scale portrays community dynamics and species coexistence.","type":"article-journal","volume":"16"}]</w:instrText>
      </w:r>
      <w:r>
        <w:fldChar w:fldCharType="separate"/>
      </w:r>
      <w:bookmarkStart w:id="155" w:name="__Fieldmark__2573_3653938373"/>
      <w:r w:rsidR="00080C1C" w:rsidRPr="00080C1C">
        <w:rPr>
          <w:sz w:val="22"/>
          <w:szCs w:val="22"/>
          <w:vertAlign w:val="superscript"/>
        </w:rPr>
        <w:t>3,10,36–38</w:t>
      </w:r>
      <w:r>
        <w:fldChar w:fldCharType="end"/>
      </w:r>
      <w:bookmarkEnd w:id="155"/>
      <w:r>
        <w:rPr>
          <w:sz w:val="22"/>
          <w:szCs w:val="22"/>
        </w:rPr>
        <w:t>.</w:t>
      </w:r>
    </w:p>
    <w:p w14:paraId="3724DBB7" w14:textId="1611A8DF" w:rsidR="002436EA" w:rsidRDefault="00F84D19">
      <w:pPr>
        <w:ind w:firstLine="720"/>
        <w:jc w:val="both"/>
      </w:pPr>
      <w:r>
        <w:rPr>
          <w:sz w:val="22"/>
          <w:szCs w:val="22"/>
        </w:rPr>
        <w:t xml:space="preserve">Finally, some notes of caution on generalizing </w:t>
      </w:r>
      <w:r w:rsidR="00DD4341">
        <w:rPr>
          <w:sz w:val="22"/>
          <w:szCs w:val="22"/>
        </w:rPr>
        <w:t>these findings</w:t>
      </w:r>
      <w:r w:rsidR="004153BA">
        <w:rPr>
          <w:sz w:val="22"/>
          <w:szCs w:val="22"/>
        </w:rPr>
        <w:t>:</w:t>
      </w:r>
      <w:r>
        <w:rPr>
          <w:sz w:val="22"/>
          <w:szCs w:val="22"/>
        </w:rPr>
        <w:t xml:space="preserve"> The patient cohort </w:t>
      </w:r>
      <w:r w:rsidR="00DD4341">
        <w:rPr>
          <w:sz w:val="22"/>
          <w:szCs w:val="22"/>
        </w:rPr>
        <w:t>presented</w:t>
      </w:r>
      <w:r>
        <w:rPr>
          <w:sz w:val="22"/>
          <w:szCs w:val="22"/>
        </w:rPr>
        <w:t xml:space="preserve"> here consists entirely of patients undergoing </w:t>
      </w:r>
      <w:proofErr w:type="spellStart"/>
      <w:r>
        <w:rPr>
          <w:sz w:val="22"/>
          <w:szCs w:val="22"/>
        </w:rPr>
        <w:t>allo</w:t>
      </w:r>
      <w:proofErr w:type="spellEnd"/>
      <w:r>
        <w:rPr>
          <w:sz w:val="22"/>
          <w:szCs w:val="22"/>
        </w:rPr>
        <w:t>-HCT</w:t>
      </w:r>
      <w:r w:rsidR="00DD4341">
        <w:rPr>
          <w:sz w:val="22"/>
          <w:szCs w:val="22"/>
        </w:rPr>
        <w:t xml:space="preserve"> at MSK</w:t>
      </w:r>
      <w:r>
        <w:rPr>
          <w:sz w:val="22"/>
          <w:szCs w:val="22"/>
        </w:rPr>
        <w:t xml:space="preserve">, which </w:t>
      </w:r>
      <w:r w:rsidR="00DD4341">
        <w:rPr>
          <w:sz w:val="22"/>
          <w:szCs w:val="22"/>
        </w:rPr>
        <w:t xml:space="preserve">represent </w:t>
      </w:r>
      <w:r w:rsidR="004153BA">
        <w:rPr>
          <w:sz w:val="22"/>
          <w:szCs w:val="22"/>
        </w:rPr>
        <w:t xml:space="preserve">states </w:t>
      </w:r>
      <w:r w:rsidR="00DD4341">
        <w:rPr>
          <w:sz w:val="22"/>
          <w:szCs w:val="22"/>
        </w:rPr>
        <w:t>of</w:t>
      </w:r>
      <w:r>
        <w:rPr>
          <w:sz w:val="22"/>
          <w:szCs w:val="22"/>
        </w:rPr>
        <w:t xml:space="preserve"> the human immune system and microbiota compositions </w:t>
      </w:r>
      <w:r w:rsidR="004153BA">
        <w:rPr>
          <w:sz w:val="22"/>
          <w:szCs w:val="22"/>
        </w:rPr>
        <w:t xml:space="preserve">far </w:t>
      </w:r>
      <w:r>
        <w:rPr>
          <w:sz w:val="22"/>
          <w:szCs w:val="22"/>
        </w:rPr>
        <w:t>from that of healthy people. The microbio</w:t>
      </w:r>
      <w:r w:rsidR="00266DA9">
        <w:rPr>
          <w:sz w:val="22"/>
          <w:szCs w:val="22"/>
        </w:rPr>
        <w:t>ta</w:t>
      </w:r>
      <w:r>
        <w:rPr>
          <w:sz w:val="22"/>
          <w:szCs w:val="22"/>
        </w:rPr>
        <w:t xml:space="preserve"> changes observed during </w:t>
      </w:r>
      <w:r w:rsidR="006A032B">
        <w:rPr>
          <w:sz w:val="22"/>
          <w:szCs w:val="22"/>
        </w:rPr>
        <w:t xml:space="preserve">a </w:t>
      </w:r>
      <w:r>
        <w:rPr>
          <w:sz w:val="22"/>
          <w:szCs w:val="22"/>
        </w:rPr>
        <w:t>patient’s treatment occur in parallel with a high burden of antibiotic exposure, dietary perturbation, and gastrointestinal inflammation induced by the conditioning regimen. The</w:t>
      </w:r>
      <w:r w:rsidR="006A032B">
        <w:rPr>
          <w:sz w:val="22"/>
          <w:szCs w:val="22"/>
        </w:rPr>
        <w:t xml:space="preserve"> combination of these</w:t>
      </w:r>
      <w:r>
        <w:rPr>
          <w:sz w:val="22"/>
          <w:szCs w:val="22"/>
        </w:rPr>
        <w:t xml:space="preserve"> profound microbiota </w:t>
      </w:r>
      <w:r w:rsidR="00DD32C6">
        <w:rPr>
          <w:sz w:val="22"/>
          <w:szCs w:val="22"/>
        </w:rPr>
        <w:t>perturbations</w:t>
      </w:r>
      <w:r>
        <w:rPr>
          <w:sz w:val="22"/>
          <w:szCs w:val="22"/>
        </w:rPr>
        <w:t xml:space="preserve"> </w:t>
      </w:r>
      <w:r w:rsidR="006A032B">
        <w:rPr>
          <w:sz w:val="22"/>
          <w:szCs w:val="22"/>
        </w:rPr>
        <w:t xml:space="preserve">rarely </w:t>
      </w:r>
      <w:del w:id="156" w:author="Chen Liao" w:date="2021-01-17T08:25:00Z">
        <w:r w:rsidR="006A032B" w:rsidDel="00A45DC7">
          <w:rPr>
            <w:sz w:val="22"/>
            <w:szCs w:val="22"/>
          </w:rPr>
          <w:delText>occur</w:delText>
        </w:r>
      </w:del>
      <w:ins w:id="157" w:author="Chen Liao" w:date="2021-01-17T08:25:00Z">
        <w:r w:rsidR="00A45DC7">
          <w:rPr>
            <w:sz w:val="22"/>
            <w:szCs w:val="22"/>
          </w:rPr>
          <w:t>occurs</w:t>
        </w:r>
      </w:ins>
      <w:r w:rsidR="006A032B">
        <w:rPr>
          <w:sz w:val="22"/>
          <w:szCs w:val="22"/>
        </w:rPr>
        <w:t xml:space="preserve"> for</w:t>
      </w:r>
      <w:r>
        <w:rPr>
          <w:sz w:val="22"/>
          <w:szCs w:val="22"/>
        </w:rPr>
        <w:t xml:space="preserve"> healthy</w:t>
      </w:r>
      <w:r w:rsidR="006A032B">
        <w:rPr>
          <w:sz w:val="22"/>
          <w:szCs w:val="22"/>
        </w:rPr>
        <w:t xml:space="preserve"> individuals</w:t>
      </w:r>
      <w:r>
        <w:rPr>
          <w:sz w:val="22"/>
          <w:szCs w:val="22"/>
        </w:rPr>
        <w:t xml:space="preserve">. The clinical complications </w:t>
      </w:r>
      <w:r w:rsidR="00266DA9">
        <w:rPr>
          <w:sz w:val="22"/>
          <w:szCs w:val="22"/>
        </w:rPr>
        <w:t>associated with the</w:t>
      </w:r>
      <w:r>
        <w:rPr>
          <w:sz w:val="22"/>
          <w:szCs w:val="22"/>
        </w:rPr>
        <w:t xml:space="preserve"> microbiota changes </w:t>
      </w:r>
      <w:r w:rsidR="00266DA9">
        <w:rPr>
          <w:sz w:val="22"/>
          <w:szCs w:val="22"/>
        </w:rPr>
        <w:t xml:space="preserve">observed in these patients </w:t>
      </w:r>
      <w:r>
        <w:rPr>
          <w:sz w:val="22"/>
          <w:szCs w:val="22"/>
        </w:rPr>
        <w:t xml:space="preserve">may also be specific. For example, we found that </w:t>
      </w:r>
      <w:r>
        <w:rPr>
          <w:i/>
          <w:iCs/>
          <w:sz w:val="22"/>
          <w:szCs w:val="22"/>
        </w:rPr>
        <w:t>Enterococcus</w:t>
      </w:r>
      <w:r>
        <w:rPr>
          <w:sz w:val="22"/>
          <w:szCs w:val="22"/>
        </w:rPr>
        <w:t xml:space="preserve"> or </w:t>
      </w:r>
      <w:r>
        <w:rPr>
          <w:i/>
          <w:iCs/>
          <w:sz w:val="22"/>
          <w:szCs w:val="22"/>
        </w:rPr>
        <w:t>Escherichia</w:t>
      </w:r>
      <w:r>
        <w:rPr>
          <w:sz w:val="22"/>
          <w:szCs w:val="22"/>
        </w:rPr>
        <w:t xml:space="preserve"> expansions increase the risk of bloodstream infections by those bacteria when detected in the </w:t>
      </w:r>
      <w:r w:rsidR="000D70BB">
        <w:rPr>
          <w:sz w:val="22"/>
          <w:szCs w:val="22"/>
        </w:rPr>
        <w:t>microbiota</w:t>
      </w:r>
      <w:r>
        <w:rPr>
          <w:sz w:val="22"/>
          <w:szCs w:val="22"/>
        </w:rPr>
        <w:t xml:space="preserve"> at abundances as low as 1% (</w:t>
      </w:r>
      <w:r w:rsidRPr="006B531C">
        <w:rPr>
          <w:b/>
          <w:bCs/>
          <w:sz w:val="22"/>
          <w:szCs w:val="22"/>
        </w:rPr>
        <w:t>Fig. 6</w:t>
      </w:r>
      <w:r>
        <w:rPr>
          <w:sz w:val="22"/>
          <w:szCs w:val="22"/>
        </w:rPr>
        <w:t xml:space="preserve">). This risk may be specific to transplant recipients </w:t>
      </w:r>
      <w:r w:rsidR="004153BA">
        <w:rPr>
          <w:sz w:val="22"/>
          <w:szCs w:val="22"/>
        </w:rPr>
        <w:t>damaged by</w:t>
      </w:r>
      <w:r>
        <w:rPr>
          <w:sz w:val="22"/>
          <w:szCs w:val="22"/>
        </w:rPr>
        <w:t xml:space="preserve"> conditioning regimen </w:t>
      </w:r>
      <w:r w:rsidR="004153BA">
        <w:rPr>
          <w:sz w:val="22"/>
          <w:szCs w:val="22"/>
        </w:rPr>
        <w:t xml:space="preserve">with injury to </w:t>
      </w:r>
      <w:r>
        <w:rPr>
          <w:sz w:val="22"/>
          <w:szCs w:val="22"/>
        </w:rPr>
        <w:t xml:space="preserve">the intestinal barrier </w:t>
      </w:r>
      <w:r w:rsidR="004153BA">
        <w:rPr>
          <w:sz w:val="22"/>
          <w:szCs w:val="22"/>
        </w:rPr>
        <w:t xml:space="preserve">that could </w:t>
      </w:r>
      <w:r>
        <w:rPr>
          <w:sz w:val="22"/>
          <w:szCs w:val="22"/>
        </w:rPr>
        <w:t>facilitate the translocation of pathogens from the gut into the blood</w:t>
      </w:r>
      <w:r>
        <w:fldChar w:fldCharType="begin"/>
      </w:r>
      <w:r w:rsidR="00080C1C">
        <w:instrText>ADDIN F1000_CSL_CITATION&lt;~#@#~&gt;[{"DOI":"10.1371/journal.pcbi.1007562","First":false,"Last":false,"PMCID":"PMC6944390","PMID":"31860667","abstract":"Pseudomonas aeruginosa, a main cause of human infection, can gain resistance to the antibiotic aztreonam through a mutation in NalD, a transcriptional repressor of cellular efflux. Here we combine computational analysis of clinical isolates, transcriptomics, metabolic modeling and experimental validation to find a strong association between NalD mutations and resistance to aztreonam-as well as resistance to other antibiotics-across P. aeruginosa isolated from different patients. A detailed analysis of one patient's timeline shows how this mutation can emerge in vivo and drive rapid evolution of resistance while the patient received cancer treatment, a bone marrow transplantation, and antibiotics up to the point of causing the patient's death. Transcriptomics analysis confirmed the primary mechanism of NalD action-a loss-of-function mutation that caused constitutive overexpression of the MexAB-OprM efflux system-which lead to aztreonam resistance but, surprisingly, had no fitness cost in the absence of the antibiotic. We constrained a genome-scale metabolic model using the transcriptomics data to investigate changes beyond the primary mechanism of resistance, including adaptations in major metabolic pathways and membrane transport concurrent with aztreonam resistance, which may explain the lack of a fitness cost. We propose that metabolic adaptations may allow resistance mutations to endure in the absence of antibiotics and could be targeted by future therapies against antibiotic resistant pathogens.","author":[{"family":"Yan","given":"J"},{"family":"Estanbouli","given":"H"},{"family":"Liao","given":"C"},{"family":"Kim","given":"W"},{"family":"Monk","given":"J M"},{"family":"Rahman","given":"R"},{"family":"Kamboj","given":"M"},{"family":"Palsson","given":"B O"},{"family":"Qiu","given":"W"},{"family":"Xavier","given":"J B"}],"authorYearDisplayFormat":false,"citation-label":"8481439","container-title":"PLoS Computational Biology","container-title-short":"PLoS Comput. Biol.","id":"8481439","invisible":false,"issue":"12","issued":{"date-parts":[["2019","12","20"]]},"journalAbbreviation":"PLoS Comput. Biol.","page":"e1007562","suppress-author":false,"title":"Systems-level analysis of NalD mutation, a recurrent driver of rapid drug resistance in acute &lt;i&gt;Pseudomonas&lt;/i&gt; &lt;i&gt;aeruginosa&lt;/i&gt; infection.","type":"article-journal","volume":"15"}]</w:instrText>
      </w:r>
      <w:r>
        <w:fldChar w:fldCharType="separate"/>
      </w:r>
      <w:bookmarkStart w:id="158" w:name="__Fieldmark__2644_3653938373"/>
      <w:r w:rsidR="00080C1C" w:rsidRPr="00080C1C">
        <w:rPr>
          <w:sz w:val="22"/>
          <w:szCs w:val="22"/>
          <w:vertAlign w:val="superscript"/>
        </w:rPr>
        <w:t>39</w:t>
      </w:r>
      <w:r>
        <w:fldChar w:fldCharType="end"/>
      </w:r>
      <w:bookmarkEnd w:id="158"/>
      <w:r>
        <w:rPr>
          <w:sz w:val="22"/>
          <w:szCs w:val="22"/>
        </w:rPr>
        <w:t xml:space="preserve">. Still, </w:t>
      </w:r>
      <w:proofErr w:type="spellStart"/>
      <w:r>
        <w:rPr>
          <w:sz w:val="22"/>
          <w:szCs w:val="22"/>
        </w:rPr>
        <w:t>allo</w:t>
      </w:r>
      <w:proofErr w:type="spellEnd"/>
      <w:r>
        <w:rPr>
          <w:sz w:val="22"/>
          <w:szCs w:val="22"/>
        </w:rPr>
        <w:t xml:space="preserve">-HCT </w:t>
      </w:r>
      <w:r w:rsidR="00467C52">
        <w:rPr>
          <w:sz w:val="22"/>
          <w:szCs w:val="22"/>
        </w:rPr>
        <w:t>patients</w:t>
      </w:r>
      <w:r>
        <w:rPr>
          <w:sz w:val="22"/>
          <w:szCs w:val="22"/>
        </w:rPr>
        <w:t xml:space="preserve"> provide a unique opportunity to study microbiota dynamics in such extreme situations. There are many other opportunities for analysis that we did not discuss here such as the impact of the microbiota on the counts of immune cells in circulation</w:t>
      </w:r>
      <w:del w:id="159" w:author="Chen Liao" w:date="2021-01-17T17:21:00Z">
        <w:r w:rsidDel="00DA5D9F">
          <w:fldChar w:fldCharType="begin"/>
        </w:r>
        <w:r w:rsidR="000E6970" w:rsidDel="00DA5D9F">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DA5D9F">
          <w:fldChar w:fldCharType="separate"/>
        </w:r>
        <w:bookmarkStart w:id="160" w:name="__Fieldmark__2679_3653938373"/>
        <w:r w:rsidR="000E6970" w:rsidRPr="000E6970" w:rsidDel="00DA5D9F">
          <w:rPr>
            <w:sz w:val="22"/>
            <w:szCs w:val="22"/>
            <w:vertAlign w:val="superscript"/>
          </w:rPr>
          <w:delText>30</w:delText>
        </w:r>
        <w:r w:rsidDel="00DA5D9F">
          <w:fldChar w:fldCharType="end"/>
        </w:r>
      </w:del>
      <w:bookmarkEnd w:id="160"/>
      <w:r w:rsidR="00DA5D9F">
        <w:fldChar w:fldCharType="begin"/>
      </w:r>
      <w:r w:rsidR="00080C1C">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DA5D9F">
        <w:fldChar w:fldCharType="separate"/>
      </w:r>
      <w:r w:rsidR="00080C1C" w:rsidRPr="00080C1C">
        <w:rPr>
          <w:noProof/>
          <w:vertAlign w:val="superscript"/>
        </w:rPr>
        <w:t>3</w:t>
      </w:r>
      <w:r w:rsidR="00DA5D9F">
        <w:fldChar w:fldCharType="end"/>
      </w:r>
      <w:r>
        <w:rPr>
          <w:sz w:val="22"/>
          <w:szCs w:val="22"/>
        </w:rPr>
        <w:t>. The findings made from these data may be applicable to other HCT patients and perhaps other patients undergoing similar perturbations.</w:t>
      </w:r>
    </w:p>
    <w:p w14:paraId="1C0DBE65" w14:textId="78824ACC" w:rsidR="002436EA" w:rsidRDefault="002436EA">
      <w:pPr>
        <w:jc w:val="both"/>
        <w:rPr>
          <w:b/>
          <w:bCs/>
          <w:sz w:val="22"/>
          <w:szCs w:val="22"/>
        </w:rPr>
      </w:pPr>
    </w:p>
    <w:p w14:paraId="249353C8" w14:textId="18E2BA3E" w:rsidR="00E2773F" w:rsidRPr="00B45CE9" w:rsidRDefault="00E2773F" w:rsidP="00E2773F">
      <w:pPr>
        <w:widowControl w:val="0"/>
        <w:rPr>
          <w:b/>
          <w:bCs/>
          <w:sz w:val="24"/>
          <w:szCs w:val="36"/>
        </w:rPr>
      </w:pPr>
      <w:r w:rsidRPr="00B45CE9">
        <w:rPr>
          <w:b/>
          <w:bCs/>
          <w:sz w:val="24"/>
          <w:szCs w:val="36"/>
        </w:rPr>
        <w:t>Acknowledgement</w:t>
      </w:r>
      <w:ins w:id="161" w:author="Chen Liao" w:date="2021-01-15T16:48:00Z">
        <w:r w:rsidR="00292813">
          <w:rPr>
            <w:b/>
            <w:bCs/>
            <w:sz w:val="24"/>
            <w:szCs w:val="36"/>
          </w:rPr>
          <w:t>s</w:t>
        </w:r>
      </w:ins>
    </w:p>
    <w:p w14:paraId="09761DCE" w14:textId="1C285281" w:rsidR="00047A52" w:rsidRPr="00B3692A" w:rsidRDefault="00047A52">
      <w:pPr>
        <w:jc w:val="both"/>
        <w:rPr>
          <w:sz w:val="22"/>
          <w:szCs w:val="22"/>
        </w:rPr>
      </w:pPr>
      <w:r w:rsidRPr="00B3692A">
        <w:rPr>
          <w:sz w:val="22"/>
          <w:szCs w:val="22"/>
        </w:rPr>
        <w:t>This work was supported by the National Institutes of Health (NIH) grants U01 AI124275, R01 AI137269 and U54</w:t>
      </w:r>
      <w:r w:rsidR="00B3692A" w:rsidRPr="00B3692A">
        <w:rPr>
          <w:sz w:val="22"/>
          <w:szCs w:val="22"/>
        </w:rPr>
        <w:t xml:space="preserve"> </w:t>
      </w:r>
      <w:r w:rsidRPr="00B3692A">
        <w:rPr>
          <w:sz w:val="22"/>
          <w:szCs w:val="22"/>
        </w:rPr>
        <w:t xml:space="preserve">CA209975 to </w:t>
      </w:r>
      <w:proofErr w:type="gramStart"/>
      <w:r w:rsidRPr="00B3692A">
        <w:rPr>
          <w:sz w:val="22"/>
          <w:szCs w:val="22"/>
        </w:rPr>
        <w:t>J</w:t>
      </w:r>
      <w:r w:rsidR="00B3692A" w:rsidRPr="00B3692A">
        <w:rPr>
          <w:sz w:val="22"/>
          <w:szCs w:val="22"/>
        </w:rPr>
        <w:t>.</w:t>
      </w:r>
      <w:r w:rsidRPr="00B3692A">
        <w:rPr>
          <w:sz w:val="22"/>
          <w:szCs w:val="22"/>
        </w:rPr>
        <w:t>B</w:t>
      </w:r>
      <w:r w:rsidR="00B3692A" w:rsidRPr="00B3692A">
        <w:rPr>
          <w:sz w:val="22"/>
          <w:szCs w:val="22"/>
        </w:rPr>
        <w:t>.</w:t>
      </w:r>
      <w:r w:rsidRPr="00B3692A">
        <w:rPr>
          <w:sz w:val="22"/>
          <w:szCs w:val="22"/>
        </w:rPr>
        <w:t>X.</w:t>
      </w:r>
      <w:r w:rsidR="00B3692A" w:rsidRPr="00B3692A">
        <w:rPr>
          <w:sz w:val="22"/>
          <w:szCs w:val="22"/>
        </w:rPr>
        <w:t>.</w:t>
      </w:r>
      <w:proofErr w:type="gramEnd"/>
    </w:p>
    <w:p w14:paraId="397C7A75" w14:textId="6D6C2BAE" w:rsidR="00E2773F" w:rsidRDefault="00047A52">
      <w:pPr>
        <w:jc w:val="both"/>
        <w:rPr>
          <w:b/>
          <w:bCs/>
          <w:sz w:val="22"/>
          <w:szCs w:val="22"/>
        </w:rPr>
      </w:pPr>
      <w:r w:rsidRPr="00047A52" w:rsidDel="00047A52">
        <w:rPr>
          <w:sz w:val="22"/>
          <w:szCs w:val="22"/>
          <w:highlight w:val="yellow"/>
        </w:rPr>
        <w:t xml:space="preserve"> </w:t>
      </w:r>
    </w:p>
    <w:p w14:paraId="5E16C682" w14:textId="77777777" w:rsidR="00CC30AA" w:rsidRPr="007048D8" w:rsidRDefault="00CC30AA" w:rsidP="007048D8">
      <w:pPr>
        <w:widowControl w:val="0"/>
        <w:rPr>
          <w:b/>
          <w:bCs/>
          <w:sz w:val="24"/>
        </w:rPr>
      </w:pPr>
      <w:r w:rsidRPr="007048D8">
        <w:rPr>
          <w:b/>
          <w:bCs/>
          <w:sz w:val="24"/>
        </w:rPr>
        <w:t>Competing interests</w:t>
      </w:r>
    </w:p>
    <w:p w14:paraId="20268937" w14:textId="07276D2E" w:rsidR="00047A52" w:rsidRDefault="00047A52" w:rsidP="00664FFD">
      <w:pPr>
        <w:widowControl w:val="0"/>
        <w:jc w:val="both"/>
        <w:rPr>
          <w:sz w:val="22"/>
          <w:szCs w:val="22"/>
        </w:rPr>
      </w:pPr>
      <w:bookmarkStart w:id="162" w:name="OLE_LINK161"/>
      <w:bookmarkStart w:id="163" w:name="OLE_LINK162"/>
      <w:bookmarkStart w:id="164" w:name="OLE_LINK163"/>
      <w:bookmarkStart w:id="165" w:name="OLE_LINK165"/>
      <w:bookmarkStart w:id="166" w:name="OLE_LINK166"/>
      <w:bookmarkStart w:id="167" w:name="OLE_LINK167"/>
      <w:proofErr w:type="spellStart"/>
      <w:r w:rsidRPr="00047A52">
        <w:rPr>
          <w:sz w:val="22"/>
          <w:szCs w:val="22"/>
        </w:rPr>
        <w:t>M</w:t>
      </w:r>
      <w:r w:rsidR="00B3692A">
        <w:rPr>
          <w:sz w:val="22"/>
          <w:szCs w:val="22"/>
        </w:rPr>
        <w:t>.</w:t>
      </w:r>
      <w:r w:rsidRPr="00047A52">
        <w:rPr>
          <w:sz w:val="22"/>
          <w:szCs w:val="22"/>
        </w:rPr>
        <w:t>R</w:t>
      </w:r>
      <w:r w:rsidR="00B3692A">
        <w:rPr>
          <w:sz w:val="22"/>
          <w:szCs w:val="22"/>
        </w:rPr>
        <w:t>.</w:t>
      </w:r>
      <w:r w:rsidRPr="00047A52">
        <w:rPr>
          <w:sz w:val="22"/>
          <w:szCs w:val="22"/>
        </w:rPr>
        <w:t>M</w:t>
      </w:r>
      <w:r w:rsidR="00B3692A">
        <w:rPr>
          <w:sz w:val="22"/>
          <w:szCs w:val="22"/>
        </w:rPr>
        <w:t>.</w:t>
      </w:r>
      <w:r w:rsidRPr="00047A52">
        <w:rPr>
          <w:sz w:val="22"/>
          <w:szCs w:val="22"/>
        </w:rPr>
        <w:t>v</w:t>
      </w:r>
      <w:r w:rsidR="00B3692A">
        <w:rPr>
          <w:sz w:val="22"/>
          <w:szCs w:val="22"/>
        </w:rPr>
        <w:t>.</w:t>
      </w:r>
      <w:r w:rsidRPr="00047A52">
        <w:rPr>
          <w:sz w:val="22"/>
          <w:szCs w:val="22"/>
        </w:rPr>
        <w:t>d</w:t>
      </w:r>
      <w:r w:rsidR="00B3692A">
        <w:rPr>
          <w:sz w:val="22"/>
          <w:szCs w:val="22"/>
        </w:rPr>
        <w:t>.</w:t>
      </w:r>
      <w:r w:rsidRPr="00047A52">
        <w:rPr>
          <w:sz w:val="22"/>
          <w:szCs w:val="22"/>
        </w:rPr>
        <w:t>B</w:t>
      </w:r>
      <w:proofErr w:type="spellEnd"/>
      <w:r w:rsidR="00B3692A">
        <w:rPr>
          <w:sz w:val="22"/>
          <w:szCs w:val="22"/>
        </w:rPr>
        <w:t>.</w:t>
      </w:r>
      <w:r w:rsidRPr="00047A52">
        <w:rPr>
          <w:sz w:val="22"/>
          <w:szCs w:val="22"/>
        </w:rPr>
        <w:t xml:space="preserve"> and J</w:t>
      </w:r>
      <w:r w:rsidR="00B3692A">
        <w:rPr>
          <w:sz w:val="22"/>
          <w:szCs w:val="22"/>
        </w:rPr>
        <w:t>.</w:t>
      </w:r>
      <w:r w:rsidRPr="00047A52">
        <w:rPr>
          <w:sz w:val="22"/>
          <w:szCs w:val="22"/>
        </w:rPr>
        <w:t>U</w:t>
      </w:r>
      <w:r w:rsidR="00B3692A">
        <w:rPr>
          <w:sz w:val="22"/>
          <w:szCs w:val="22"/>
        </w:rPr>
        <w:t>.</w:t>
      </w:r>
      <w:r w:rsidRPr="00047A52">
        <w:rPr>
          <w:sz w:val="22"/>
          <w:szCs w:val="22"/>
        </w:rPr>
        <w:t>P</w:t>
      </w:r>
      <w:r w:rsidR="00B3692A">
        <w:rPr>
          <w:sz w:val="22"/>
          <w:szCs w:val="22"/>
        </w:rPr>
        <w:t>.</w:t>
      </w:r>
      <w:r w:rsidRPr="00047A52">
        <w:rPr>
          <w:sz w:val="22"/>
          <w:szCs w:val="22"/>
        </w:rPr>
        <w:t xml:space="preserve"> received financial support from </w:t>
      </w:r>
      <w:bookmarkStart w:id="168" w:name="OLE_LINK159"/>
      <w:bookmarkStart w:id="169" w:name="OLE_LINK160"/>
      <w:bookmarkStart w:id="170" w:name="OLE_LINK164"/>
      <w:proofErr w:type="spellStart"/>
      <w:r w:rsidRPr="00047A52">
        <w:rPr>
          <w:sz w:val="22"/>
          <w:szCs w:val="22"/>
        </w:rPr>
        <w:t>Seres</w:t>
      </w:r>
      <w:proofErr w:type="spellEnd"/>
      <w:r w:rsidRPr="00047A52">
        <w:rPr>
          <w:sz w:val="22"/>
          <w:szCs w:val="22"/>
        </w:rPr>
        <w:t xml:space="preserve"> Therapeutics</w:t>
      </w:r>
      <w:bookmarkEnd w:id="168"/>
      <w:bookmarkEnd w:id="169"/>
      <w:bookmarkEnd w:id="170"/>
      <w:r w:rsidRPr="00047A52">
        <w:rPr>
          <w:sz w:val="22"/>
          <w:szCs w:val="22"/>
        </w:rPr>
        <w:t>. M</w:t>
      </w:r>
      <w:r w:rsidR="00B3692A">
        <w:rPr>
          <w:sz w:val="22"/>
          <w:szCs w:val="22"/>
        </w:rPr>
        <w:t>.</w:t>
      </w:r>
      <w:r w:rsidRPr="00047A52">
        <w:rPr>
          <w:sz w:val="22"/>
          <w:szCs w:val="22"/>
        </w:rPr>
        <w:t>-</w:t>
      </w:r>
      <w:proofErr w:type="gramStart"/>
      <w:r w:rsidRPr="00047A52">
        <w:rPr>
          <w:sz w:val="22"/>
          <w:szCs w:val="22"/>
        </w:rPr>
        <w:t>A</w:t>
      </w:r>
      <w:r w:rsidR="00B3692A">
        <w:rPr>
          <w:sz w:val="22"/>
          <w:szCs w:val="22"/>
        </w:rPr>
        <w:t>.</w:t>
      </w:r>
      <w:r w:rsidRPr="00047A52">
        <w:rPr>
          <w:sz w:val="22"/>
          <w:szCs w:val="22"/>
        </w:rPr>
        <w:t>P</w:t>
      </w:r>
      <w:proofErr w:type="gramEnd"/>
      <w:r w:rsidR="00B3692A">
        <w:rPr>
          <w:sz w:val="22"/>
          <w:szCs w:val="22"/>
        </w:rPr>
        <w:t>/</w:t>
      </w:r>
      <w:r w:rsidRPr="00047A52">
        <w:rPr>
          <w:sz w:val="22"/>
          <w:szCs w:val="22"/>
        </w:rPr>
        <w:t xml:space="preserve"> has received honoraria from AbbVie, </w:t>
      </w:r>
      <w:proofErr w:type="spellStart"/>
      <w:r w:rsidRPr="00047A52">
        <w:rPr>
          <w:sz w:val="22"/>
          <w:szCs w:val="22"/>
        </w:rPr>
        <w:t>Bellicum</w:t>
      </w:r>
      <w:proofErr w:type="spellEnd"/>
      <w:r w:rsidRPr="00047A52">
        <w:rPr>
          <w:sz w:val="22"/>
          <w:szCs w:val="22"/>
        </w:rPr>
        <w:t xml:space="preserve">, Bristol-Myers Squibb, Incyte, Merck, Novartis, </w:t>
      </w:r>
      <w:proofErr w:type="spellStart"/>
      <w:r w:rsidRPr="00047A52">
        <w:rPr>
          <w:sz w:val="22"/>
          <w:szCs w:val="22"/>
        </w:rPr>
        <w:t>Nektar</w:t>
      </w:r>
      <w:proofErr w:type="spellEnd"/>
      <w:r w:rsidRPr="00047A52">
        <w:rPr>
          <w:sz w:val="22"/>
          <w:szCs w:val="22"/>
        </w:rPr>
        <w:t xml:space="preserve"> Therapeutics, and Takeda; has received research support for clinical trials from Incyte, Kite (Gilead) and </w:t>
      </w:r>
      <w:proofErr w:type="spellStart"/>
      <w:r w:rsidRPr="00047A52">
        <w:rPr>
          <w:sz w:val="22"/>
          <w:szCs w:val="22"/>
        </w:rPr>
        <w:t>Miltenyi</w:t>
      </w:r>
      <w:proofErr w:type="spellEnd"/>
      <w:r w:rsidRPr="00047A52">
        <w:rPr>
          <w:sz w:val="22"/>
          <w:szCs w:val="22"/>
        </w:rPr>
        <w:t xml:space="preserve"> </w:t>
      </w:r>
      <w:proofErr w:type="spellStart"/>
      <w:r w:rsidRPr="00047A52">
        <w:rPr>
          <w:sz w:val="22"/>
          <w:szCs w:val="22"/>
        </w:rPr>
        <w:t>Biotec</w:t>
      </w:r>
      <w:proofErr w:type="spellEnd"/>
      <w:r w:rsidRPr="00047A52">
        <w:rPr>
          <w:sz w:val="22"/>
          <w:szCs w:val="22"/>
        </w:rPr>
        <w:t xml:space="preserve">; and serves on data and safety monitoring boards for </w:t>
      </w:r>
      <w:proofErr w:type="spellStart"/>
      <w:r w:rsidRPr="00047A52">
        <w:rPr>
          <w:sz w:val="22"/>
          <w:szCs w:val="22"/>
        </w:rPr>
        <w:t>Servier</w:t>
      </w:r>
      <w:proofErr w:type="spellEnd"/>
      <w:r w:rsidRPr="00047A52">
        <w:rPr>
          <w:sz w:val="22"/>
          <w:szCs w:val="22"/>
        </w:rPr>
        <w:t xml:space="preserve"> </w:t>
      </w:r>
      <w:r w:rsidRPr="00047A52">
        <w:rPr>
          <w:sz w:val="22"/>
          <w:szCs w:val="22"/>
        </w:rPr>
        <w:lastRenderedPageBreak/>
        <w:t xml:space="preserve">and </w:t>
      </w:r>
      <w:proofErr w:type="spellStart"/>
      <w:r w:rsidRPr="00047A52">
        <w:rPr>
          <w:sz w:val="22"/>
          <w:szCs w:val="22"/>
        </w:rPr>
        <w:t>Medigene</w:t>
      </w:r>
      <w:proofErr w:type="spellEnd"/>
      <w:r w:rsidRPr="00047A52">
        <w:rPr>
          <w:sz w:val="22"/>
          <w:szCs w:val="22"/>
        </w:rPr>
        <w:t xml:space="preserve"> and scientific advisory boards for </w:t>
      </w:r>
      <w:proofErr w:type="spellStart"/>
      <w:r w:rsidRPr="00047A52">
        <w:rPr>
          <w:sz w:val="22"/>
          <w:szCs w:val="22"/>
        </w:rPr>
        <w:t>MolMed</w:t>
      </w:r>
      <w:proofErr w:type="spellEnd"/>
      <w:r w:rsidRPr="00047A52">
        <w:rPr>
          <w:sz w:val="22"/>
          <w:szCs w:val="22"/>
        </w:rPr>
        <w:t xml:space="preserve"> and </w:t>
      </w:r>
      <w:proofErr w:type="spellStart"/>
      <w:r w:rsidRPr="00047A52">
        <w:rPr>
          <w:sz w:val="22"/>
          <w:szCs w:val="22"/>
        </w:rPr>
        <w:t>NexImmune</w:t>
      </w:r>
      <w:bookmarkEnd w:id="165"/>
      <w:bookmarkEnd w:id="166"/>
      <w:bookmarkEnd w:id="167"/>
      <w:proofErr w:type="spellEnd"/>
      <w:r w:rsidRPr="00047A52">
        <w:rPr>
          <w:sz w:val="22"/>
          <w:szCs w:val="22"/>
        </w:rPr>
        <w:t>.</w:t>
      </w:r>
      <w:bookmarkEnd w:id="162"/>
      <w:bookmarkEnd w:id="163"/>
      <w:bookmarkEnd w:id="164"/>
    </w:p>
    <w:p w14:paraId="0E942BA5" w14:textId="77777777" w:rsidR="00664FFD" w:rsidRPr="00664FFD" w:rsidRDefault="00664FFD" w:rsidP="00664FFD">
      <w:pPr>
        <w:widowControl w:val="0"/>
        <w:jc w:val="both"/>
        <w:rPr>
          <w:sz w:val="22"/>
          <w:szCs w:val="22"/>
        </w:rPr>
      </w:pPr>
    </w:p>
    <w:p w14:paraId="09673095" w14:textId="447F8EB5" w:rsidR="00CC30AA" w:rsidRPr="00B3692A" w:rsidRDefault="0051338B" w:rsidP="00CC30AA">
      <w:pPr>
        <w:widowControl w:val="0"/>
        <w:rPr>
          <w:b/>
          <w:bCs/>
        </w:rPr>
      </w:pPr>
      <w:ins w:id="171" w:author="Chen Liao" w:date="2021-01-15T16:47:00Z">
        <w:r>
          <w:rPr>
            <w:b/>
            <w:bCs/>
            <w:sz w:val="24"/>
          </w:rPr>
          <w:t xml:space="preserve">Author </w:t>
        </w:r>
      </w:ins>
      <w:ins w:id="172" w:author="Chen Liao" w:date="2021-01-15T16:48:00Z">
        <w:r>
          <w:rPr>
            <w:b/>
            <w:bCs/>
            <w:sz w:val="24"/>
          </w:rPr>
          <w:t>c</w:t>
        </w:r>
      </w:ins>
      <w:del w:id="173" w:author="Chen Liao" w:date="2021-01-15T16:48:00Z">
        <w:r w:rsidR="00CC30AA" w:rsidRPr="00B3692A" w:rsidDel="0051338B">
          <w:rPr>
            <w:b/>
            <w:bCs/>
            <w:sz w:val="24"/>
          </w:rPr>
          <w:delText>C</w:delText>
        </w:r>
      </w:del>
      <w:r w:rsidR="00CC30AA" w:rsidRPr="00B3692A">
        <w:rPr>
          <w:b/>
          <w:bCs/>
          <w:sz w:val="24"/>
        </w:rPr>
        <w:t>ontributions</w:t>
      </w:r>
    </w:p>
    <w:p w14:paraId="0FE1B22E" w14:textId="7C0639D6" w:rsidR="00CC30AA" w:rsidRPr="00664FFD" w:rsidRDefault="00047A52">
      <w:pPr>
        <w:jc w:val="both"/>
        <w:rPr>
          <w:sz w:val="22"/>
          <w:szCs w:val="22"/>
        </w:rPr>
      </w:pPr>
      <w:r w:rsidRPr="00B3692A">
        <w:rPr>
          <w:sz w:val="22"/>
          <w:szCs w:val="22"/>
        </w:rPr>
        <w:t xml:space="preserve">C.L., J.S. and J.B.X. wrote the manuscript. C.L., C.C., J.S. and J.B.X. designed the analyses with expert help from </w:t>
      </w:r>
      <w:proofErr w:type="gramStart"/>
      <w:r w:rsidRPr="00B3692A">
        <w:rPr>
          <w:sz w:val="22"/>
          <w:szCs w:val="22"/>
        </w:rPr>
        <w:t>J.U.P..</w:t>
      </w:r>
      <w:proofErr w:type="gramEnd"/>
      <w:r w:rsidRPr="00B3692A">
        <w:rPr>
          <w:sz w:val="22"/>
          <w:szCs w:val="22"/>
        </w:rPr>
        <w:t xml:space="preserve"> Y.T. contributed to the clinical data preparation, B.P.T. provided the 16S data processing pipelines. E.F., L.A.A. and R.J.W. processed patients’ stool samples, including for 16S sequencing and qPCR quantification of total 16S rRNA gene. All authors contributed to the writing and interpretation of the results.</w:t>
      </w:r>
    </w:p>
    <w:p w14:paraId="564DE409" w14:textId="77777777" w:rsidR="002436EA" w:rsidRDefault="002436EA">
      <w:pPr>
        <w:jc w:val="both"/>
        <w:rPr>
          <w:b/>
          <w:bCs/>
          <w:sz w:val="22"/>
          <w:szCs w:val="22"/>
        </w:rPr>
      </w:pPr>
    </w:p>
    <w:p w14:paraId="76E1B301" w14:textId="1496D1F0" w:rsidR="002436EA" w:rsidRPr="00664FFD" w:rsidRDefault="00E2773F">
      <w:pPr>
        <w:widowControl w:val="0"/>
        <w:rPr>
          <w:b/>
          <w:bCs/>
          <w:sz w:val="24"/>
          <w:szCs w:val="36"/>
        </w:rPr>
      </w:pPr>
      <w:r w:rsidRPr="00664FFD">
        <w:rPr>
          <w:b/>
          <w:bCs/>
          <w:sz w:val="24"/>
          <w:szCs w:val="36"/>
        </w:rPr>
        <w:t>References</w:t>
      </w:r>
    </w:p>
    <w:p w14:paraId="314F3D25" w14:textId="77777777" w:rsidR="00080C1C" w:rsidRPr="00080C1C" w:rsidRDefault="004C7E76" w:rsidP="00CE3384">
      <w:pPr>
        <w:widowControl w:val="0"/>
        <w:autoSpaceDE w:val="0"/>
        <w:autoSpaceDN w:val="0"/>
        <w:adjustRightInd w:val="0"/>
        <w:jc w:val="both"/>
        <w:rPr>
          <w:noProof/>
        </w:rPr>
        <w:pPrChange w:id="174" w:author="Chen Liao" w:date="2021-01-17T17:26:00Z">
          <w:pPr>
            <w:widowControl w:val="0"/>
            <w:autoSpaceDE w:val="0"/>
            <w:autoSpaceDN w:val="0"/>
            <w:adjustRightInd w:val="0"/>
          </w:pPr>
        </w:pPrChange>
      </w:pPr>
      <w:r w:rsidRPr="00BB097E">
        <w:rPr>
          <w:sz w:val="22"/>
          <w:szCs w:val="22"/>
        </w:rPr>
        <w:fldChar w:fldCharType="begin"/>
      </w:r>
      <w:r w:rsidR="00080C1C">
        <w:rPr>
          <w:sz w:val="22"/>
          <w:szCs w:val="22"/>
        </w:rPr>
        <w:instrText>ADDIN F1000_CSL_BIBLIOGRAPHY</w:instrText>
      </w:r>
      <w:r w:rsidRPr="00BB097E">
        <w:rPr>
          <w:sz w:val="22"/>
          <w:szCs w:val="22"/>
        </w:rPr>
        <w:fldChar w:fldCharType="separate"/>
      </w:r>
    </w:p>
    <w:p w14:paraId="47E976C1" w14:textId="77777777" w:rsidR="00080C1C" w:rsidRPr="00080C1C" w:rsidRDefault="00080C1C" w:rsidP="00CE3384">
      <w:pPr>
        <w:widowControl w:val="0"/>
        <w:autoSpaceDE w:val="0"/>
        <w:autoSpaceDN w:val="0"/>
        <w:adjustRightInd w:val="0"/>
        <w:ind w:left="440" w:hanging="440"/>
        <w:jc w:val="both"/>
        <w:rPr>
          <w:noProof/>
        </w:rPr>
        <w:pPrChange w:id="175" w:author="Chen Liao" w:date="2021-01-17T17:26:00Z">
          <w:pPr>
            <w:widowControl w:val="0"/>
            <w:autoSpaceDE w:val="0"/>
            <w:autoSpaceDN w:val="0"/>
            <w:adjustRightInd w:val="0"/>
            <w:ind w:left="440" w:hanging="440"/>
          </w:pPr>
        </w:pPrChange>
      </w:pPr>
      <w:r w:rsidRPr="00080C1C">
        <w:rPr>
          <w:noProof/>
        </w:rPr>
        <w:t>1.</w:t>
      </w:r>
      <w:r w:rsidRPr="00080C1C">
        <w:rPr>
          <w:noProof/>
        </w:rPr>
        <w:tab/>
        <w:t xml:space="preserve">Lynch, S. V. &amp; Pedersen, O. The human intestinal microbiome in health and disease. </w:t>
      </w:r>
      <w:r w:rsidRPr="00080C1C">
        <w:rPr>
          <w:i/>
          <w:iCs/>
          <w:noProof/>
        </w:rPr>
        <w:t>N. Engl. J. Med.</w:t>
      </w:r>
      <w:r w:rsidRPr="00080C1C">
        <w:rPr>
          <w:noProof/>
        </w:rPr>
        <w:t xml:space="preserve"> </w:t>
      </w:r>
      <w:r w:rsidRPr="00080C1C">
        <w:rPr>
          <w:b/>
          <w:bCs/>
          <w:noProof/>
        </w:rPr>
        <w:t>375,</w:t>
      </w:r>
      <w:r w:rsidRPr="00080C1C">
        <w:rPr>
          <w:noProof/>
        </w:rPr>
        <w:t xml:space="preserve"> 2369–2379 (2016).</w:t>
      </w:r>
    </w:p>
    <w:p w14:paraId="627D9A6F" w14:textId="77777777" w:rsidR="00080C1C" w:rsidRPr="00080C1C" w:rsidRDefault="00080C1C" w:rsidP="00CE3384">
      <w:pPr>
        <w:widowControl w:val="0"/>
        <w:autoSpaceDE w:val="0"/>
        <w:autoSpaceDN w:val="0"/>
        <w:adjustRightInd w:val="0"/>
        <w:ind w:left="440" w:hanging="440"/>
        <w:jc w:val="both"/>
        <w:rPr>
          <w:noProof/>
        </w:rPr>
        <w:pPrChange w:id="176" w:author="Chen Liao" w:date="2021-01-17T17:26:00Z">
          <w:pPr>
            <w:widowControl w:val="0"/>
            <w:autoSpaceDE w:val="0"/>
            <w:autoSpaceDN w:val="0"/>
            <w:adjustRightInd w:val="0"/>
            <w:ind w:left="440" w:hanging="440"/>
          </w:pPr>
        </w:pPrChange>
      </w:pPr>
      <w:r w:rsidRPr="00080C1C">
        <w:rPr>
          <w:noProof/>
        </w:rPr>
        <w:t>2.</w:t>
      </w:r>
      <w:r w:rsidRPr="00080C1C">
        <w:rPr>
          <w:noProof/>
        </w:rPr>
        <w:tab/>
        <w:t xml:space="preserve">Walter, J., Armet, A. M., Finlay, B. B. &amp; Shanahan, F. Establishing or Exaggerating Causality for the Gut Microbiome: Lessons from Human Microbiota-Associated Rodents. </w:t>
      </w:r>
      <w:r w:rsidRPr="00080C1C">
        <w:rPr>
          <w:i/>
          <w:iCs/>
          <w:noProof/>
        </w:rPr>
        <w:t>Cell</w:t>
      </w:r>
      <w:r w:rsidRPr="00080C1C">
        <w:rPr>
          <w:noProof/>
        </w:rPr>
        <w:t xml:space="preserve"> </w:t>
      </w:r>
      <w:r w:rsidRPr="00080C1C">
        <w:rPr>
          <w:b/>
          <w:bCs/>
          <w:noProof/>
        </w:rPr>
        <w:t>180,</w:t>
      </w:r>
      <w:r w:rsidRPr="00080C1C">
        <w:rPr>
          <w:noProof/>
        </w:rPr>
        <w:t xml:space="preserve"> 221–232 (2020).</w:t>
      </w:r>
    </w:p>
    <w:p w14:paraId="079A89BE" w14:textId="77777777" w:rsidR="00080C1C" w:rsidRPr="00080C1C" w:rsidRDefault="00080C1C" w:rsidP="00CE3384">
      <w:pPr>
        <w:widowControl w:val="0"/>
        <w:autoSpaceDE w:val="0"/>
        <w:autoSpaceDN w:val="0"/>
        <w:adjustRightInd w:val="0"/>
        <w:ind w:left="440" w:hanging="440"/>
        <w:jc w:val="both"/>
        <w:rPr>
          <w:noProof/>
        </w:rPr>
        <w:pPrChange w:id="177" w:author="Chen Liao" w:date="2021-01-17T17:26:00Z">
          <w:pPr>
            <w:widowControl w:val="0"/>
            <w:autoSpaceDE w:val="0"/>
            <w:autoSpaceDN w:val="0"/>
            <w:adjustRightInd w:val="0"/>
            <w:ind w:left="440" w:hanging="440"/>
          </w:pPr>
        </w:pPrChange>
      </w:pPr>
      <w:r w:rsidRPr="00080C1C">
        <w:rPr>
          <w:noProof/>
        </w:rPr>
        <w:t>3.</w:t>
      </w:r>
      <w:r w:rsidRPr="00080C1C">
        <w:rPr>
          <w:noProof/>
        </w:rPr>
        <w:tab/>
        <w:t xml:space="preserve">Schluter, J. </w:t>
      </w:r>
      <w:r w:rsidRPr="00080C1C">
        <w:rPr>
          <w:i/>
          <w:iCs/>
          <w:noProof/>
        </w:rPr>
        <w:t>et al.</w:t>
      </w:r>
      <w:r w:rsidRPr="00080C1C">
        <w:rPr>
          <w:noProof/>
        </w:rPr>
        <w:t xml:space="preserve"> The gut microbiota is associated with immune cell dynamics in humans. </w:t>
      </w:r>
      <w:r w:rsidRPr="00080C1C">
        <w:rPr>
          <w:i/>
          <w:iCs/>
          <w:noProof/>
        </w:rPr>
        <w:t>Nature</w:t>
      </w:r>
      <w:r w:rsidRPr="00080C1C">
        <w:rPr>
          <w:noProof/>
        </w:rPr>
        <w:t xml:space="preserve"> </w:t>
      </w:r>
      <w:r w:rsidRPr="00080C1C">
        <w:rPr>
          <w:b/>
          <w:bCs/>
          <w:noProof/>
        </w:rPr>
        <w:t>588,</w:t>
      </w:r>
      <w:r w:rsidRPr="00080C1C">
        <w:rPr>
          <w:noProof/>
        </w:rPr>
        <w:t xml:space="preserve"> 303–307 (2020).</w:t>
      </w:r>
    </w:p>
    <w:p w14:paraId="4EA2E356" w14:textId="77777777" w:rsidR="00080C1C" w:rsidRPr="00080C1C" w:rsidRDefault="00080C1C" w:rsidP="00CE3384">
      <w:pPr>
        <w:widowControl w:val="0"/>
        <w:autoSpaceDE w:val="0"/>
        <w:autoSpaceDN w:val="0"/>
        <w:adjustRightInd w:val="0"/>
        <w:ind w:left="440" w:hanging="440"/>
        <w:jc w:val="both"/>
        <w:rPr>
          <w:noProof/>
        </w:rPr>
        <w:pPrChange w:id="178" w:author="Chen Liao" w:date="2021-01-17T17:26:00Z">
          <w:pPr>
            <w:widowControl w:val="0"/>
            <w:autoSpaceDE w:val="0"/>
            <w:autoSpaceDN w:val="0"/>
            <w:adjustRightInd w:val="0"/>
            <w:ind w:left="440" w:hanging="440"/>
          </w:pPr>
        </w:pPrChange>
      </w:pPr>
      <w:r w:rsidRPr="00080C1C">
        <w:rPr>
          <w:noProof/>
        </w:rPr>
        <w:t>4.</w:t>
      </w:r>
      <w:r w:rsidRPr="00080C1C">
        <w:rPr>
          <w:noProof/>
        </w:rPr>
        <w:tab/>
        <w:t xml:space="preserve">Shakhnovich, V. It’s time to reverse our thinking: the reverse translation research paradigm. </w:t>
      </w:r>
      <w:r w:rsidRPr="00080C1C">
        <w:rPr>
          <w:i/>
          <w:iCs/>
          <w:noProof/>
        </w:rPr>
        <w:t>Clin Transl Sci</w:t>
      </w:r>
      <w:r w:rsidRPr="00080C1C">
        <w:rPr>
          <w:noProof/>
        </w:rPr>
        <w:t xml:space="preserve"> </w:t>
      </w:r>
      <w:r w:rsidRPr="00080C1C">
        <w:rPr>
          <w:b/>
          <w:bCs/>
          <w:noProof/>
        </w:rPr>
        <w:t>11,</w:t>
      </w:r>
      <w:r w:rsidRPr="00080C1C">
        <w:rPr>
          <w:noProof/>
        </w:rPr>
        <w:t xml:space="preserve"> 98–99 (2018).</w:t>
      </w:r>
    </w:p>
    <w:p w14:paraId="59F8459D" w14:textId="77777777" w:rsidR="00080C1C" w:rsidRPr="00080C1C" w:rsidRDefault="00080C1C" w:rsidP="00CE3384">
      <w:pPr>
        <w:widowControl w:val="0"/>
        <w:autoSpaceDE w:val="0"/>
        <w:autoSpaceDN w:val="0"/>
        <w:adjustRightInd w:val="0"/>
        <w:ind w:left="440" w:hanging="440"/>
        <w:jc w:val="both"/>
        <w:rPr>
          <w:noProof/>
        </w:rPr>
        <w:pPrChange w:id="179" w:author="Chen Liao" w:date="2021-01-17T17:26:00Z">
          <w:pPr>
            <w:widowControl w:val="0"/>
            <w:autoSpaceDE w:val="0"/>
            <w:autoSpaceDN w:val="0"/>
            <w:adjustRightInd w:val="0"/>
            <w:ind w:left="440" w:hanging="440"/>
          </w:pPr>
        </w:pPrChange>
      </w:pPr>
      <w:r w:rsidRPr="00080C1C">
        <w:rPr>
          <w:noProof/>
        </w:rPr>
        <w:t>5.</w:t>
      </w:r>
      <w:r w:rsidRPr="00080C1C">
        <w:rPr>
          <w:noProof/>
        </w:rPr>
        <w:tab/>
        <w:t xml:space="preserve">McDonald, D. </w:t>
      </w:r>
      <w:r w:rsidRPr="00080C1C">
        <w:rPr>
          <w:i/>
          <w:iCs/>
          <w:noProof/>
        </w:rPr>
        <w:t>et al.</w:t>
      </w:r>
      <w:r w:rsidRPr="00080C1C">
        <w:rPr>
          <w:noProof/>
        </w:rPr>
        <w:t xml:space="preserve"> American gut: an open platform for citizen science microbiome research. </w:t>
      </w:r>
      <w:r w:rsidRPr="00080C1C">
        <w:rPr>
          <w:i/>
          <w:iCs/>
          <w:noProof/>
        </w:rPr>
        <w:t>mSystems</w:t>
      </w:r>
      <w:r w:rsidRPr="00080C1C">
        <w:rPr>
          <w:noProof/>
        </w:rPr>
        <w:t xml:space="preserve"> </w:t>
      </w:r>
      <w:r w:rsidRPr="00080C1C">
        <w:rPr>
          <w:b/>
          <w:bCs/>
          <w:noProof/>
        </w:rPr>
        <w:t>3,</w:t>
      </w:r>
      <w:r w:rsidRPr="00080C1C">
        <w:rPr>
          <w:noProof/>
        </w:rPr>
        <w:t xml:space="preserve"> (2018).</w:t>
      </w:r>
    </w:p>
    <w:p w14:paraId="24937D0A" w14:textId="77777777" w:rsidR="00080C1C" w:rsidRPr="00080C1C" w:rsidRDefault="00080C1C" w:rsidP="00CE3384">
      <w:pPr>
        <w:widowControl w:val="0"/>
        <w:autoSpaceDE w:val="0"/>
        <w:autoSpaceDN w:val="0"/>
        <w:adjustRightInd w:val="0"/>
        <w:ind w:left="440" w:hanging="440"/>
        <w:jc w:val="both"/>
        <w:rPr>
          <w:noProof/>
        </w:rPr>
        <w:pPrChange w:id="180" w:author="Chen Liao" w:date="2021-01-17T17:26:00Z">
          <w:pPr>
            <w:widowControl w:val="0"/>
            <w:autoSpaceDE w:val="0"/>
            <w:autoSpaceDN w:val="0"/>
            <w:adjustRightInd w:val="0"/>
            <w:ind w:left="440" w:hanging="440"/>
          </w:pPr>
        </w:pPrChange>
      </w:pPr>
      <w:r w:rsidRPr="00080C1C">
        <w:rPr>
          <w:noProof/>
        </w:rPr>
        <w:t>6.</w:t>
      </w:r>
      <w:r w:rsidRPr="00080C1C">
        <w:rPr>
          <w:noProof/>
        </w:rPr>
        <w:tab/>
        <w:t xml:space="preserve">David, L. A. </w:t>
      </w:r>
      <w:r w:rsidRPr="00080C1C">
        <w:rPr>
          <w:i/>
          <w:iCs/>
          <w:noProof/>
        </w:rPr>
        <w:t>et al.</w:t>
      </w:r>
      <w:r w:rsidRPr="00080C1C">
        <w:rPr>
          <w:noProof/>
        </w:rPr>
        <w:t xml:space="preserve"> Diet rapidly and reproducibly alters the human gut microbiome. </w:t>
      </w:r>
      <w:r w:rsidRPr="00080C1C">
        <w:rPr>
          <w:i/>
          <w:iCs/>
          <w:noProof/>
        </w:rPr>
        <w:t>Nature</w:t>
      </w:r>
      <w:r w:rsidRPr="00080C1C">
        <w:rPr>
          <w:noProof/>
        </w:rPr>
        <w:t xml:space="preserve"> </w:t>
      </w:r>
      <w:r w:rsidRPr="00080C1C">
        <w:rPr>
          <w:b/>
          <w:bCs/>
          <w:noProof/>
        </w:rPr>
        <w:t>505,</w:t>
      </w:r>
      <w:r w:rsidRPr="00080C1C">
        <w:rPr>
          <w:noProof/>
        </w:rPr>
        <w:t xml:space="preserve"> 559–563 (2014).</w:t>
      </w:r>
    </w:p>
    <w:p w14:paraId="4930BCC7" w14:textId="77777777" w:rsidR="00080C1C" w:rsidRPr="00080C1C" w:rsidRDefault="00080C1C" w:rsidP="00CE3384">
      <w:pPr>
        <w:widowControl w:val="0"/>
        <w:autoSpaceDE w:val="0"/>
        <w:autoSpaceDN w:val="0"/>
        <w:adjustRightInd w:val="0"/>
        <w:ind w:left="440" w:hanging="440"/>
        <w:jc w:val="both"/>
        <w:rPr>
          <w:noProof/>
        </w:rPr>
        <w:pPrChange w:id="181" w:author="Chen Liao" w:date="2021-01-17T17:26:00Z">
          <w:pPr>
            <w:widowControl w:val="0"/>
            <w:autoSpaceDE w:val="0"/>
            <w:autoSpaceDN w:val="0"/>
            <w:adjustRightInd w:val="0"/>
            <w:ind w:left="440" w:hanging="440"/>
          </w:pPr>
        </w:pPrChange>
      </w:pPr>
      <w:r w:rsidRPr="00080C1C">
        <w:rPr>
          <w:noProof/>
        </w:rPr>
        <w:t>7.</w:t>
      </w:r>
      <w:r w:rsidRPr="00080C1C">
        <w:rPr>
          <w:noProof/>
        </w:rPr>
        <w:tab/>
        <w:t xml:space="preserve">Schulfer, A. F. </w:t>
      </w:r>
      <w:r w:rsidRPr="00080C1C">
        <w:rPr>
          <w:i/>
          <w:iCs/>
          <w:noProof/>
        </w:rPr>
        <w:t>et al.</w:t>
      </w:r>
      <w:r w:rsidRPr="00080C1C">
        <w:rPr>
          <w:noProof/>
        </w:rPr>
        <w:t xml:space="preserve"> The impact of early-life sub-therapeutic antibiotic treatment (STAT) on excessive weight is robust despite transfer of intestinal microbes. </w:t>
      </w:r>
      <w:r w:rsidRPr="00080C1C">
        <w:rPr>
          <w:i/>
          <w:iCs/>
          <w:noProof/>
        </w:rPr>
        <w:t>ISME J.</w:t>
      </w:r>
      <w:r w:rsidRPr="00080C1C">
        <w:rPr>
          <w:noProof/>
        </w:rPr>
        <w:t xml:space="preserve"> </w:t>
      </w:r>
      <w:r w:rsidRPr="00080C1C">
        <w:rPr>
          <w:b/>
          <w:bCs/>
          <w:noProof/>
        </w:rPr>
        <w:t>13,</w:t>
      </w:r>
      <w:r w:rsidRPr="00080C1C">
        <w:rPr>
          <w:noProof/>
        </w:rPr>
        <w:t xml:space="preserve"> 1280–1292 (2019).</w:t>
      </w:r>
    </w:p>
    <w:p w14:paraId="6DC6F775" w14:textId="77777777" w:rsidR="00080C1C" w:rsidRPr="00080C1C" w:rsidRDefault="00080C1C" w:rsidP="00CE3384">
      <w:pPr>
        <w:widowControl w:val="0"/>
        <w:autoSpaceDE w:val="0"/>
        <w:autoSpaceDN w:val="0"/>
        <w:adjustRightInd w:val="0"/>
        <w:ind w:left="440" w:hanging="440"/>
        <w:jc w:val="both"/>
        <w:rPr>
          <w:noProof/>
        </w:rPr>
        <w:pPrChange w:id="182" w:author="Chen Liao" w:date="2021-01-17T17:26:00Z">
          <w:pPr>
            <w:widowControl w:val="0"/>
            <w:autoSpaceDE w:val="0"/>
            <w:autoSpaceDN w:val="0"/>
            <w:adjustRightInd w:val="0"/>
            <w:ind w:left="440" w:hanging="440"/>
          </w:pPr>
        </w:pPrChange>
      </w:pPr>
      <w:r w:rsidRPr="00080C1C">
        <w:rPr>
          <w:noProof/>
        </w:rPr>
        <w:t>8.</w:t>
      </w:r>
      <w:r w:rsidRPr="00080C1C">
        <w:rPr>
          <w:noProof/>
        </w:rPr>
        <w:tab/>
        <w:t xml:space="preserve">Kim, D. </w:t>
      </w:r>
      <w:r w:rsidRPr="00080C1C">
        <w:rPr>
          <w:i/>
          <w:iCs/>
          <w:noProof/>
        </w:rPr>
        <w:t>et al.</w:t>
      </w:r>
      <w:r w:rsidRPr="00080C1C">
        <w:rPr>
          <w:noProof/>
        </w:rPr>
        <w:t xml:space="preserve"> Optimizing methods and dodging pitfalls in microbiome research. </w:t>
      </w:r>
      <w:r w:rsidRPr="00080C1C">
        <w:rPr>
          <w:i/>
          <w:iCs/>
          <w:noProof/>
        </w:rPr>
        <w:t>Microbiome</w:t>
      </w:r>
      <w:r w:rsidRPr="00080C1C">
        <w:rPr>
          <w:noProof/>
        </w:rPr>
        <w:t xml:space="preserve"> </w:t>
      </w:r>
      <w:r w:rsidRPr="00080C1C">
        <w:rPr>
          <w:b/>
          <w:bCs/>
          <w:noProof/>
        </w:rPr>
        <w:t>5,</w:t>
      </w:r>
      <w:r w:rsidRPr="00080C1C">
        <w:rPr>
          <w:noProof/>
        </w:rPr>
        <w:t xml:space="preserve"> 52 (2017).</w:t>
      </w:r>
    </w:p>
    <w:p w14:paraId="05102331" w14:textId="77777777" w:rsidR="00080C1C" w:rsidRPr="00080C1C" w:rsidRDefault="00080C1C" w:rsidP="00CE3384">
      <w:pPr>
        <w:widowControl w:val="0"/>
        <w:autoSpaceDE w:val="0"/>
        <w:autoSpaceDN w:val="0"/>
        <w:adjustRightInd w:val="0"/>
        <w:ind w:left="440" w:hanging="440"/>
        <w:jc w:val="both"/>
        <w:rPr>
          <w:noProof/>
        </w:rPr>
        <w:pPrChange w:id="183" w:author="Chen Liao" w:date="2021-01-17T17:26:00Z">
          <w:pPr>
            <w:widowControl w:val="0"/>
            <w:autoSpaceDE w:val="0"/>
            <w:autoSpaceDN w:val="0"/>
            <w:adjustRightInd w:val="0"/>
            <w:ind w:left="440" w:hanging="440"/>
          </w:pPr>
        </w:pPrChange>
      </w:pPr>
      <w:r w:rsidRPr="00080C1C">
        <w:rPr>
          <w:noProof/>
        </w:rPr>
        <w:t>9.</w:t>
      </w:r>
      <w:r w:rsidRPr="00080C1C">
        <w:rPr>
          <w:noProof/>
        </w:rPr>
        <w:tab/>
        <w:t xml:space="preserve">Gerber, G. K. The dynamic microbiome. </w:t>
      </w:r>
      <w:r w:rsidRPr="00080C1C">
        <w:rPr>
          <w:i/>
          <w:iCs/>
          <w:noProof/>
        </w:rPr>
        <w:t>FEBS Lett.</w:t>
      </w:r>
      <w:r w:rsidRPr="00080C1C">
        <w:rPr>
          <w:noProof/>
        </w:rPr>
        <w:t xml:space="preserve"> </w:t>
      </w:r>
      <w:r w:rsidRPr="00080C1C">
        <w:rPr>
          <w:b/>
          <w:bCs/>
          <w:noProof/>
        </w:rPr>
        <w:t>588,</w:t>
      </w:r>
      <w:r w:rsidRPr="00080C1C">
        <w:rPr>
          <w:noProof/>
        </w:rPr>
        <w:t xml:space="preserve"> 4131–4139 (2014).</w:t>
      </w:r>
    </w:p>
    <w:p w14:paraId="5722C0A1" w14:textId="77777777" w:rsidR="00080C1C" w:rsidRPr="00080C1C" w:rsidRDefault="00080C1C" w:rsidP="00CE3384">
      <w:pPr>
        <w:widowControl w:val="0"/>
        <w:autoSpaceDE w:val="0"/>
        <w:autoSpaceDN w:val="0"/>
        <w:adjustRightInd w:val="0"/>
        <w:ind w:left="440" w:hanging="440"/>
        <w:jc w:val="both"/>
        <w:rPr>
          <w:noProof/>
        </w:rPr>
        <w:pPrChange w:id="184" w:author="Chen Liao" w:date="2021-01-17T17:26:00Z">
          <w:pPr>
            <w:widowControl w:val="0"/>
            <w:autoSpaceDE w:val="0"/>
            <w:autoSpaceDN w:val="0"/>
            <w:adjustRightInd w:val="0"/>
            <w:ind w:left="440" w:hanging="440"/>
          </w:pPr>
        </w:pPrChange>
      </w:pPr>
      <w:r w:rsidRPr="00080C1C">
        <w:rPr>
          <w:noProof/>
        </w:rPr>
        <w:t>10.</w:t>
      </w:r>
      <w:r w:rsidRPr="00080C1C">
        <w:rPr>
          <w:noProof/>
        </w:rPr>
        <w:tab/>
        <w:t xml:space="preserve">Morjaria, S. </w:t>
      </w:r>
      <w:r w:rsidRPr="00080C1C">
        <w:rPr>
          <w:i/>
          <w:iCs/>
          <w:noProof/>
        </w:rPr>
        <w:t>et al.</w:t>
      </w:r>
      <w:r w:rsidRPr="00080C1C">
        <w:rPr>
          <w:noProof/>
        </w:rPr>
        <w:t xml:space="preserve"> Antibiotic-Induced Shifts in Fecal Microbiota Density and Composition during Hematopoietic Stem Cell Transplantation. </w:t>
      </w:r>
      <w:r w:rsidRPr="00080C1C">
        <w:rPr>
          <w:i/>
          <w:iCs/>
          <w:noProof/>
        </w:rPr>
        <w:t>Infect. Immun.</w:t>
      </w:r>
      <w:r w:rsidRPr="00080C1C">
        <w:rPr>
          <w:noProof/>
        </w:rPr>
        <w:t xml:space="preserve"> </w:t>
      </w:r>
      <w:r w:rsidRPr="00080C1C">
        <w:rPr>
          <w:b/>
          <w:bCs/>
          <w:noProof/>
        </w:rPr>
        <w:t>87,</w:t>
      </w:r>
      <w:r w:rsidRPr="00080C1C">
        <w:rPr>
          <w:noProof/>
        </w:rPr>
        <w:t xml:space="preserve"> (2019).</w:t>
      </w:r>
    </w:p>
    <w:p w14:paraId="6B44B24F" w14:textId="77777777" w:rsidR="00080C1C" w:rsidRPr="00080C1C" w:rsidRDefault="00080C1C" w:rsidP="00CE3384">
      <w:pPr>
        <w:widowControl w:val="0"/>
        <w:autoSpaceDE w:val="0"/>
        <w:autoSpaceDN w:val="0"/>
        <w:adjustRightInd w:val="0"/>
        <w:ind w:left="440" w:hanging="440"/>
        <w:jc w:val="both"/>
        <w:rPr>
          <w:noProof/>
        </w:rPr>
        <w:pPrChange w:id="185" w:author="Chen Liao" w:date="2021-01-17T17:26:00Z">
          <w:pPr>
            <w:widowControl w:val="0"/>
            <w:autoSpaceDE w:val="0"/>
            <w:autoSpaceDN w:val="0"/>
            <w:adjustRightInd w:val="0"/>
            <w:ind w:left="440" w:hanging="440"/>
          </w:pPr>
        </w:pPrChange>
      </w:pPr>
      <w:r w:rsidRPr="00080C1C">
        <w:rPr>
          <w:noProof/>
        </w:rPr>
        <w:t>11.</w:t>
      </w:r>
      <w:r w:rsidRPr="00080C1C">
        <w:rPr>
          <w:noProof/>
        </w:rPr>
        <w:tab/>
        <w:t xml:space="preserve">Jenq, R. R. </w:t>
      </w:r>
      <w:r w:rsidRPr="00080C1C">
        <w:rPr>
          <w:i/>
          <w:iCs/>
          <w:noProof/>
        </w:rPr>
        <w:t>et al.</w:t>
      </w:r>
      <w:r w:rsidRPr="00080C1C">
        <w:rPr>
          <w:noProof/>
        </w:rPr>
        <w:t xml:space="preserve"> Regulation of intestinal inflammation by microbiota following allogeneic bone marrow transplantation. </w:t>
      </w:r>
      <w:r w:rsidRPr="00080C1C">
        <w:rPr>
          <w:i/>
          <w:iCs/>
          <w:noProof/>
        </w:rPr>
        <w:t>J. Exp. Med.</w:t>
      </w:r>
      <w:r w:rsidRPr="00080C1C">
        <w:rPr>
          <w:noProof/>
        </w:rPr>
        <w:t xml:space="preserve"> </w:t>
      </w:r>
      <w:r w:rsidRPr="00080C1C">
        <w:rPr>
          <w:b/>
          <w:bCs/>
          <w:noProof/>
        </w:rPr>
        <w:t>209,</w:t>
      </w:r>
      <w:r w:rsidRPr="00080C1C">
        <w:rPr>
          <w:noProof/>
        </w:rPr>
        <w:t xml:space="preserve"> 903–911 (2012).</w:t>
      </w:r>
    </w:p>
    <w:p w14:paraId="45796806" w14:textId="77777777" w:rsidR="00080C1C" w:rsidRPr="00080C1C" w:rsidRDefault="00080C1C" w:rsidP="00CE3384">
      <w:pPr>
        <w:widowControl w:val="0"/>
        <w:autoSpaceDE w:val="0"/>
        <w:autoSpaceDN w:val="0"/>
        <w:adjustRightInd w:val="0"/>
        <w:ind w:left="440" w:hanging="440"/>
        <w:jc w:val="both"/>
        <w:rPr>
          <w:noProof/>
        </w:rPr>
        <w:pPrChange w:id="186" w:author="Chen Liao" w:date="2021-01-17T17:26:00Z">
          <w:pPr>
            <w:widowControl w:val="0"/>
            <w:autoSpaceDE w:val="0"/>
            <w:autoSpaceDN w:val="0"/>
            <w:adjustRightInd w:val="0"/>
            <w:ind w:left="440" w:hanging="440"/>
          </w:pPr>
        </w:pPrChange>
      </w:pPr>
      <w:r w:rsidRPr="00080C1C">
        <w:rPr>
          <w:noProof/>
        </w:rPr>
        <w:t>12.</w:t>
      </w:r>
      <w:r w:rsidRPr="00080C1C">
        <w:rPr>
          <w:noProof/>
        </w:rPr>
        <w:tab/>
        <w:t xml:space="preserve">Taur, Y. </w:t>
      </w:r>
      <w:r w:rsidRPr="00080C1C">
        <w:rPr>
          <w:i/>
          <w:iCs/>
          <w:noProof/>
        </w:rPr>
        <w:t>et al.</w:t>
      </w:r>
      <w:r w:rsidRPr="00080C1C">
        <w:rPr>
          <w:noProof/>
        </w:rPr>
        <w:t xml:space="preserve"> The effects of intestinal tract bacterial diversity on mortality following allogeneic hematopoietic stem cell transplantation. </w:t>
      </w:r>
      <w:r w:rsidRPr="00080C1C">
        <w:rPr>
          <w:i/>
          <w:iCs/>
          <w:noProof/>
        </w:rPr>
        <w:t>Blood</w:t>
      </w:r>
      <w:r w:rsidRPr="00080C1C">
        <w:rPr>
          <w:noProof/>
        </w:rPr>
        <w:t xml:space="preserve"> </w:t>
      </w:r>
      <w:r w:rsidRPr="00080C1C">
        <w:rPr>
          <w:b/>
          <w:bCs/>
          <w:noProof/>
        </w:rPr>
        <w:t>124,</w:t>
      </w:r>
      <w:r w:rsidRPr="00080C1C">
        <w:rPr>
          <w:noProof/>
        </w:rPr>
        <w:t xml:space="preserve"> 1174–1182 (2014).</w:t>
      </w:r>
    </w:p>
    <w:p w14:paraId="5D989A99" w14:textId="77777777" w:rsidR="00080C1C" w:rsidRPr="00080C1C" w:rsidRDefault="00080C1C" w:rsidP="00CE3384">
      <w:pPr>
        <w:widowControl w:val="0"/>
        <w:autoSpaceDE w:val="0"/>
        <w:autoSpaceDN w:val="0"/>
        <w:adjustRightInd w:val="0"/>
        <w:ind w:left="440" w:hanging="440"/>
        <w:jc w:val="both"/>
        <w:rPr>
          <w:noProof/>
        </w:rPr>
        <w:pPrChange w:id="187" w:author="Chen Liao" w:date="2021-01-17T17:26:00Z">
          <w:pPr>
            <w:widowControl w:val="0"/>
            <w:autoSpaceDE w:val="0"/>
            <w:autoSpaceDN w:val="0"/>
            <w:adjustRightInd w:val="0"/>
            <w:ind w:left="440" w:hanging="440"/>
          </w:pPr>
        </w:pPrChange>
      </w:pPr>
      <w:r w:rsidRPr="00080C1C">
        <w:rPr>
          <w:noProof/>
        </w:rPr>
        <w:t>13.</w:t>
      </w:r>
      <w:r w:rsidRPr="00080C1C">
        <w:rPr>
          <w:noProof/>
        </w:rPr>
        <w:tab/>
        <w:t xml:space="preserve">Taur, Y. </w:t>
      </w:r>
      <w:r w:rsidRPr="00080C1C">
        <w:rPr>
          <w:i/>
          <w:iCs/>
          <w:noProof/>
        </w:rPr>
        <w:t>et al.</w:t>
      </w:r>
      <w:r w:rsidRPr="00080C1C">
        <w:rPr>
          <w:noProof/>
        </w:rPr>
        <w:t xml:space="preserve"> Intestinal domination and the risk of bacteremia in patients undergoing allogeneic hematopoietic stem cell transplantation. </w:t>
      </w:r>
      <w:r w:rsidRPr="00080C1C">
        <w:rPr>
          <w:i/>
          <w:iCs/>
          <w:noProof/>
        </w:rPr>
        <w:t>Clin. Infect. Dis.</w:t>
      </w:r>
      <w:r w:rsidRPr="00080C1C">
        <w:rPr>
          <w:noProof/>
        </w:rPr>
        <w:t xml:space="preserve"> </w:t>
      </w:r>
      <w:r w:rsidRPr="00080C1C">
        <w:rPr>
          <w:b/>
          <w:bCs/>
          <w:noProof/>
        </w:rPr>
        <w:t>55,</w:t>
      </w:r>
      <w:r w:rsidRPr="00080C1C">
        <w:rPr>
          <w:noProof/>
        </w:rPr>
        <w:t xml:space="preserve"> 905–914 (2012).</w:t>
      </w:r>
    </w:p>
    <w:p w14:paraId="426FD96A" w14:textId="77777777" w:rsidR="00080C1C" w:rsidRPr="00080C1C" w:rsidRDefault="00080C1C" w:rsidP="00CE3384">
      <w:pPr>
        <w:widowControl w:val="0"/>
        <w:autoSpaceDE w:val="0"/>
        <w:autoSpaceDN w:val="0"/>
        <w:adjustRightInd w:val="0"/>
        <w:ind w:left="440" w:hanging="440"/>
        <w:jc w:val="both"/>
        <w:rPr>
          <w:noProof/>
        </w:rPr>
        <w:pPrChange w:id="188" w:author="Chen Liao" w:date="2021-01-17T17:26:00Z">
          <w:pPr>
            <w:widowControl w:val="0"/>
            <w:autoSpaceDE w:val="0"/>
            <w:autoSpaceDN w:val="0"/>
            <w:adjustRightInd w:val="0"/>
            <w:ind w:left="440" w:hanging="440"/>
          </w:pPr>
        </w:pPrChange>
      </w:pPr>
      <w:r w:rsidRPr="00080C1C">
        <w:rPr>
          <w:noProof/>
        </w:rPr>
        <w:t>14.</w:t>
      </w:r>
      <w:r w:rsidRPr="00080C1C">
        <w:rPr>
          <w:noProof/>
        </w:rPr>
        <w:tab/>
        <w:t xml:space="preserve">Lee, Y. J. </w:t>
      </w:r>
      <w:r w:rsidRPr="00080C1C">
        <w:rPr>
          <w:i/>
          <w:iCs/>
          <w:noProof/>
        </w:rPr>
        <w:t>et al.</w:t>
      </w:r>
      <w:r w:rsidRPr="00080C1C">
        <w:rPr>
          <w:noProof/>
        </w:rPr>
        <w:t xml:space="preserve"> Protective Factors in the Intestinal Microbiome Against Clostridium difficile Infection in Recipients of Allogeneic Hematopoietic Stem Cell Transplantation. </w:t>
      </w:r>
      <w:r w:rsidRPr="00080C1C">
        <w:rPr>
          <w:i/>
          <w:iCs/>
          <w:noProof/>
        </w:rPr>
        <w:t>J. Infect. Dis.</w:t>
      </w:r>
      <w:r w:rsidRPr="00080C1C">
        <w:rPr>
          <w:noProof/>
        </w:rPr>
        <w:t xml:space="preserve"> </w:t>
      </w:r>
      <w:r w:rsidRPr="00080C1C">
        <w:rPr>
          <w:b/>
          <w:bCs/>
          <w:noProof/>
        </w:rPr>
        <w:t>215,</w:t>
      </w:r>
      <w:r w:rsidRPr="00080C1C">
        <w:rPr>
          <w:noProof/>
        </w:rPr>
        <w:t xml:space="preserve"> 1117–1123 (2017).</w:t>
      </w:r>
    </w:p>
    <w:p w14:paraId="57F49EAF" w14:textId="77777777" w:rsidR="00080C1C" w:rsidRPr="00080C1C" w:rsidRDefault="00080C1C" w:rsidP="00CE3384">
      <w:pPr>
        <w:widowControl w:val="0"/>
        <w:autoSpaceDE w:val="0"/>
        <w:autoSpaceDN w:val="0"/>
        <w:adjustRightInd w:val="0"/>
        <w:ind w:left="440" w:hanging="440"/>
        <w:jc w:val="both"/>
        <w:rPr>
          <w:noProof/>
        </w:rPr>
        <w:pPrChange w:id="189" w:author="Chen Liao" w:date="2021-01-17T17:26:00Z">
          <w:pPr>
            <w:widowControl w:val="0"/>
            <w:autoSpaceDE w:val="0"/>
            <w:autoSpaceDN w:val="0"/>
            <w:adjustRightInd w:val="0"/>
            <w:ind w:left="440" w:hanging="440"/>
          </w:pPr>
        </w:pPrChange>
      </w:pPr>
      <w:r w:rsidRPr="00080C1C">
        <w:rPr>
          <w:noProof/>
        </w:rPr>
        <w:t>15.</w:t>
      </w:r>
      <w:r w:rsidRPr="00080C1C">
        <w:rPr>
          <w:noProof/>
        </w:rPr>
        <w:tab/>
        <w:t xml:space="preserve">Peled, J. U. </w:t>
      </w:r>
      <w:r w:rsidRPr="00080C1C">
        <w:rPr>
          <w:i/>
          <w:iCs/>
          <w:noProof/>
        </w:rPr>
        <w:t>et al.</w:t>
      </w:r>
      <w:r w:rsidRPr="00080C1C">
        <w:rPr>
          <w:noProof/>
        </w:rPr>
        <w:t xml:space="preserve"> Microbiota as Predictor of Mortality in Allogeneic Hematopoietic-Cell Transplantation. </w:t>
      </w:r>
      <w:r w:rsidRPr="00080C1C">
        <w:rPr>
          <w:i/>
          <w:iCs/>
          <w:noProof/>
        </w:rPr>
        <w:t>N. Engl. J. Med.</w:t>
      </w:r>
      <w:r w:rsidRPr="00080C1C">
        <w:rPr>
          <w:noProof/>
        </w:rPr>
        <w:t xml:space="preserve"> </w:t>
      </w:r>
      <w:r w:rsidRPr="00080C1C">
        <w:rPr>
          <w:b/>
          <w:bCs/>
          <w:noProof/>
        </w:rPr>
        <w:t>382,</w:t>
      </w:r>
      <w:r w:rsidRPr="00080C1C">
        <w:rPr>
          <w:noProof/>
        </w:rPr>
        <w:t xml:space="preserve"> 822–834 (2020).</w:t>
      </w:r>
    </w:p>
    <w:p w14:paraId="5E787DFB" w14:textId="77777777" w:rsidR="00080C1C" w:rsidRPr="00080C1C" w:rsidRDefault="00080C1C" w:rsidP="00CE3384">
      <w:pPr>
        <w:widowControl w:val="0"/>
        <w:autoSpaceDE w:val="0"/>
        <w:autoSpaceDN w:val="0"/>
        <w:adjustRightInd w:val="0"/>
        <w:ind w:left="440" w:hanging="440"/>
        <w:jc w:val="both"/>
        <w:rPr>
          <w:noProof/>
        </w:rPr>
        <w:pPrChange w:id="190" w:author="Chen Liao" w:date="2021-01-17T17:26:00Z">
          <w:pPr>
            <w:widowControl w:val="0"/>
            <w:autoSpaceDE w:val="0"/>
            <w:autoSpaceDN w:val="0"/>
            <w:adjustRightInd w:val="0"/>
            <w:ind w:left="440" w:hanging="440"/>
          </w:pPr>
        </w:pPrChange>
      </w:pPr>
      <w:r w:rsidRPr="00080C1C">
        <w:rPr>
          <w:noProof/>
        </w:rPr>
        <w:t>16.</w:t>
      </w:r>
      <w:r w:rsidRPr="00080C1C">
        <w:rPr>
          <w:noProof/>
        </w:rPr>
        <w:tab/>
        <w:t xml:space="preserve">Dubin, K. A. </w:t>
      </w:r>
      <w:r w:rsidRPr="00080C1C">
        <w:rPr>
          <w:i/>
          <w:iCs/>
          <w:noProof/>
        </w:rPr>
        <w:t>et al.</w:t>
      </w:r>
      <w:r w:rsidRPr="00080C1C">
        <w:rPr>
          <w:noProof/>
        </w:rPr>
        <w:t xml:space="preserve"> Diversification and Evolution of Vancomycin-Resistant Enterococcus faecium during Intestinal Domination. </w:t>
      </w:r>
      <w:r w:rsidRPr="00080C1C">
        <w:rPr>
          <w:i/>
          <w:iCs/>
          <w:noProof/>
        </w:rPr>
        <w:t>Infect. Immun.</w:t>
      </w:r>
      <w:r w:rsidRPr="00080C1C">
        <w:rPr>
          <w:noProof/>
        </w:rPr>
        <w:t xml:space="preserve"> </w:t>
      </w:r>
      <w:r w:rsidRPr="00080C1C">
        <w:rPr>
          <w:b/>
          <w:bCs/>
          <w:noProof/>
        </w:rPr>
        <w:t>87,</w:t>
      </w:r>
      <w:r w:rsidRPr="00080C1C">
        <w:rPr>
          <w:noProof/>
        </w:rPr>
        <w:t xml:space="preserve"> (2019).</w:t>
      </w:r>
    </w:p>
    <w:p w14:paraId="4F86014A" w14:textId="77777777" w:rsidR="00080C1C" w:rsidRPr="00080C1C" w:rsidRDefault="00080C1C" w:rsidP="00CE3384">
      <w:pPr>
        <w:widowControl w:val="0"/>
        <w:autoSpaceDE w:val="0"/>
        <w:autoSpaceDN w:val="0"/>
        <w:adjustRightInd w:val="0"/>
        <w:ind w:left="440" w:hanging="440"/>
        <w:jc w:val="both"/>
        <w:rPr>
          <w:noProof/>
        </w:rPr>
        <w:pPrChange w:id="191" w:author="Chen Liao" w:date="2021-01-17T17:26:00Z">
          <w:pPr>
            <w:widowControl w:val="0"/>
            <w:autoSpaceDE w:val="0"/>
            <w:autoSpaceDN w:val="0"/>
            <w:adjustRightInd w:val="0"/>
            <w:ind w:left="440" w:hanging="440"/>
          </w:pPr>
        </w:pPrChange>
      </w:pPr>
      <w:r w:rsidRPr="00080C1C">
        <w:rPr>
          <w:noProof/>
        </w:rPr>
        <w:t>17.</w:t>
      </w:r>
      <w:r w:rsidRPr="00080C1C">
        <w:rPr>
          <w:noProof/>
        </w:rPr>
        <w:tab/>
        <w:t xml:space="preserve">Ubeda, C. </w:t>
      </w:r>
      <w:r w:rsidRPr="00080C1C">
        <w:rPr>
          <w:i/>
          <w:iCs/>
          <w:noProof/>
        </w:rPr>
        <w:t>et al.</w:t>
      </w:r>
      <w:r w:rsidRPr="00080C1C">
        <w:rPr>
          <w:noProof/>
        </w:rPr>
        <w:t xml:space="preserve"> Intestinal microbiota containing Barnesiella species cures vancomycin-resistant </w:t>
      </w:r>
      <w:r w:rsidRPr="00080C1C">
        <w:rPr>
          <w:i/>
          <w:iCs/>
          <w:noProof/>
        </w:rPr>
        <w:t>Enterococcus faecium</w:t>
      </w:r>
      <w:r w:rsidRPr="00080C1C">
        <w:rPr>
          <w:noProof/>
        </w:rPr>
        <w:t xml:space="preserve"> colonization. </w:t>
      </w:r>
      <w:r w:rsidRPr="00080C1C">
        <w:rPr>
          <w:i/>
          <w:iCs/>
          <w:noProof/>
        </w:rPr>
        <w:t>Infect. Immun.</w:t>
      </w:r>
      <w:r w:rsidRPr="00080C1C">
        <w:rPr>
          <w:noProof/>
        </w:rPr>
        <w:t xml:space="preserve"> </w:t>
      </w:r>
      <w:r w:rsidRPr="00080C1C">
        <w:rPr>
          <w:b/>
          <w:bCs/>
          <w:noProof/>
        </w:rPr>
        <w:t>81,</w:t>
      </w:r>
      <w:r w:rsidRPr="00080C1C">
        <w:rPr>
          <w:noProof/>
        </w:rPr>
        <w:t xml:space="preserve"> 965–973 (2013).</w:t>
      </w:r>
    </w:p>
    <w:p w14:paraId="62EC5E6E" w14:textId="77777777" w:rsidR="00080C1C" w:rsidRPr="00080C1C" w:rsidRDefault="00080C1C" w:rsidP="00CE3384">
      <w:pPr>
        <w:widowControl w:val="0"/>
        <w:autoSpaceDE w:val="0"/>
        <w:autoSpaceDN w:val="0"/>
        <w:adjustRightInd w:val="0"/>
        <w:ind w:left="440" w:hanging="440"/>
        <w:jc w:val="both"/>
        <w:rPr>
          <w:noProof/>
        </w:rPr>
        <w:pPrChange w:id="192" w:author="Chen Liao" w:date="2021-01-17T17:26:00Z">
          <w:pPr>
            <w:widowControl w:val="0"/>
            <w:autoSpaceDE w:val="0"/>
            <w:autoSpaceDN w:val="0"/>
            <w:adjustRightInd w:val="0"/>
            <w:ind w:left="440" w:hanging="440"/>
          </w:pPr>
        </w:pPrChange>
      </w:pPr>
      <w:r w:rsidRPr="00080C1C">
        <w:rPr>
          <w:noProof/>
        </w:rPr>
        <w:t>18.</w:t>
      </w:r>
      <w:r w:rsidRPr="00080C1C">
        <w:rPr>
          <w:noProof/>
        </w:rPr>
        <w:tab/>
        <w:t xml:space="preserve">Taur, Y. </w:t>
      </w:r>
      <w:r w:rsidRPr="00080C1C">
        <w:rPr>
          <w:i/>
          <w:iCs/>
          <w:noProof/>
        </w:rPr>
        <w:t>et al.</w:t>
      </w:r>
      <w:r w:rsidRPr="00080C1C">
        <w:rPr>
          <w:noProof/>
        </w:rPr>
        <w:t xml:space="preserve"> Reconstitution of the gut microbiota of antibiotic-treated patients by autologous fecal microbiota transplant. </w:t>
      </w:r>
      <w:r w:rsidRPr="00080C1C">
        <w:rPr>
          <w:i/>
          <w:iCs/>
          <w:noProof/>
        </w:rPr>
        <w:t>Sci. Transl. Med.</w:t>
      </w:r>
      <w:r w:rsidRPr="00080C1C">
        <w:rPr>
          <w:noProof/>
        </w:rPr>
        <w:t xml:space="preserve"> </w:t>
      </w:r>
      <w:r w:rsidRPr="00080C1C">
        <w:rPr>
          <w:b/>
          <w:bCs/>
          <w:noProof/>
        </w:rPr>
        <w:t>10,</w:t>
      </w:r>
      <w:r w:rsidRPr="00080C1C">
        <w:rPr>
          <w:noProof/>
        </w:rPr>
        <w:t xml:space="preserve"> (2018).</w:t>
      </w:r>
    </w:p>
    <w:p w14:paraId="20EF870B" w14:textId="77777777" w:rsidR="00080C1C" w:rsidRPr="00080C1C" w:rsidRDefault="00080C1C" w:rsidP="00CE3384">
      <w:pPr>
        <w:widowControl w:val="0"/>
        <w:autoSpaceDE w:val="0"/>
        <w:autoSpaceDN w:val="0"/>
        <w:adjustRightInd w:val="0"/>
        <w:ind w:left="440" w:hanging="440"/>
        <w:jc w:val="both"/>
        <w:rPr>
          <w:noProof/>
        </w:rPr>
        <w:pPrChange w:id="193" w:author="Chen Liao" w:date="2021-01-17T17:26:00Z">
          <w:pPr>
            <w:widowControl w:val="0"/>
            <w:autoSpaceDE w:val="0"/>
            <w:autoSpaceDN w:val="0"/>
            <w:adjustRightInd w:val="0"/>
            <w:ind w:left="440" w:hanging="440"/>
          </w:pPr>
        </w:pPrChange>
      </w:pPr>
      <w:r w:rsidRPr="00080C1C">
        <w:rPr>
          <w:noProof/>
        </w:rPr>
        <w:t>19.</w:t>
      </w:r>
      <w:r w:rsidRPr="00080C1C">
        <w:rPr>
          <w:noProof/>
        </w:rPr>
        <w:tab/>
        <w:t xml:space="preserve">Buffie, C. G. </w:t>
      </w:r>
      <w:r w:rsidRPr="00080C1C">
        <w:rPr>
          <w:i/>
          <w:iCs/>
          <w:noProof/>
        </w:rPr>
        <w:t>et al.</w:t>
      </w:r>
      <w:r w:rsidRPr="00080C1C">
        <w:rPr>
          <w:noProof/>
        </w:rPr>
        <w:t xml:space="preserve"> Precision microbiome reconstitution restores bile acid mediated resistance to Clostridium difficile. </w:t>
      </w:r>
      <w:r w:rsidRPr="00080C1C">
        <w:rPr>
          <w:i/>
          <w:iCs/>
          <w:noProof/>
        </w:rPr>
        <w:t>Nature</w:t>
      </w:r>
      <w:r w:rsidRPr="00080C1C">
        <w:rPr>
          <w:noProof/>
        </w:rPr>
        <w:t xml:space="preserve"> </w:t>
      </w:r>
      <w:r w:rsidRPr="00080C1C">
        <w:rPr>
          <w:b/>
          <w:bCs/>
          <w:noProof/>
        </w:rPr>
        <w:t>517,</w:t>
      </w:r>
      <w:r w:rsidRPr="00080C1C">
        <w:rPr>
          <w:noProof/>
        </w:rPr>
        <w:t xml:space="preserve"> 205–208 (2015).</w:t>
      </w:r>
    </w:p>
    <w:p w14:paraId="201C65BF" w14:textId="77777777" w:rsidR="00080C1C" w:rsidRPr="00080C1C" w:rsidRDefault="00080C1C" w:rsidP="00CE3384">
      <w:pPr>
        <w:widowControl w:val="0"/>
        <w:autoSpaceDE w:val="0"/>
        <w:autoSpaceDN w:val="0"/>
        <w:adjustRightInd w:val="0"/>
        <w:ind w:left="440" w:hanging="440"/>
        <w:jc w:val="both"/>
        <w:rPr>
          <w:noProof/>
        </w:rPr>
        <w:pPrChange w:id="194" w:author="Chen Liao" w:date="2021-01-17T17:26:00Z">
          <w:pPr>
            <w:widowControl w:val="0"/>
            <w:autoSpaceDE w:val="0"/>
            <w:autoSpaceDN w:val="0"/>
            <w:adjustRightInd w:val="0"/>
            <w:ind w:left="440" w:hanging="440"/>
          </w:pPr>
        </w:pPrChange>
      </w:pPr>
      <w:r w:rsidRPr="00080C1C">
        <w:rPr>
          <w:noProof/>
        </w:rPr>
        <w:t>20.</w:t>
      </w:r>
      <w:r w:rsidRPr="00080C1C">
        <w:rPr>
          <w:noProof/>
        </w:rPr>
        <w:tab/>
        <w:t xml:space="preserve">Stein-Thoeringer, C. K. </w:t>
      </w:r>
      <w:r w:rsidRPr="00080C1C">
        <w:rPr>
          <w:i/>
          <w:iCs/>
          <w:noProof/>
        </w:rPr>
        <w:t>et al.</w:t>
      </w:r>
      <w:r w:rsidRPr="00080C1C">
        <w:rPr>
          <w:noProof/>
        </w:rPr>
        <w:t xml:space="preserve"> Lactose drives Enterococcus expansion to promote graft-versus-host disease. </w:t>
      </w:r>
      <w:r w:rsidRPr="00080C1C">
        <w:rPr>
          <w:i/>
          <w:iCs/>
          <w:noProof/>
        </w:rPr>
        <w:t>Science</w:t>
      </w:r>
      <w:r w:rsidRPr="00080C1C">
        <w:rPr>
          <w:noProof/>
        </w:rPr>
        <w:t xml:space="preserve"> </w:t>
      </w:r>
      <w:r w:rsidRPr="00080C1C">
        <w:rPr>
          <w:b/>
          <w:bCs/>
          <w:noProof/>
        </w:rPr>
        <w:t>366,</w:t>
      </w:r>
      <w:r w:rsidRPr="00080C1C">
        <w:rPr>
          <w:noProof/>
        </w:rPr>
        <w:t xml:space="preserve"> 1143–1149 (2019).</w:t>
      </w:r>
    </w:p>
    <w:p w14:paraId="7C78256D" w14:textId="77777777" w:rsidR="00080C1C" w:rsidRPr="00080C1C" w:rsidRDefault="00080C1C" w:rsidP="00CE3384">
      <w:pPr>
        <w:widowControl w:val="0"/>
        <w:autoSpaceDE w:val="0"/>
        <w:autoSpaceDN w:val="0"/>
        <w:adjustRightInd w:val="0"/>
        <w:ind w:left="440" w:hanging="440"/>
        <w:jc w:val="both"/>
        <w:rPr>
          <w:noProof/>
        </w:rPr>
        <w:pPrChange w:id="195" w:author="Chen Liao" w:date="2021-01-17T17:26:00Z">
          <w:pPr>
            <w:widowControl w:val="0"/>
            <w:autoSpaceDE w:val="0"/>
            <w:autoSpaceDN w:val="0"/>
            <w:adjustRightInd w:val="0"/>
            <w:ind w:left="440" w:hanging="440"/>
          </w:pPr>
        </w:pPrChange>
      </w:pPr>
      <w:r w:rsidRPr="00080C1C">
        <w:rPr>
          <w:noProof/>
        </w:rPr>
        <w:t>21.</w:t>
      </w:r>
      <w:r w:rsidRPr="00080C1C">
        <w:rPr>
          <w:noProof/>
        </w:rPr>
        <w:tab/>
        <w:t xml:space="preserve">Jenq, R. R. </w:t>
      </w:r>
      <w:r w:rsidRPr="00080C1C">
        <w:rPr>
          <w:i/>
          <w:iCs/>
          <w:noProof/>
        </w:rPr>
        <w:t>et al.</w:t>
      </w:r>
      <w:r w:rsidRPr="00080C1C">
        <w:rPr>
          <w:noProof/>
        </w:rPr>
        <w:t xml:space="preserve"> Intestinal Blautia Is Associated with Reduced Death from Graft-versus-Host Disease. </w:t>
      </w:r>
      <w:r w:rsidRPr="00080C1C">
        <w:rPr>
          <w:i/>
          <w:iCs/>
          <w:noProof/>
        </w:rPr>
        <w:t>Biol. Blood Marrow Transplant.</w:t>
      </w:r>
      <w:r w:rsidRPr="00080C1C">
        <w:rPr>
          <w:noProof/>
        </w:rPr>
        <w:t xml:space="preserve"> </w:t>
      </w:r>
      <w:r w:rsidRPr="00080C1C">
        <w:rPr>
          <w:b/>
          <w:bCs/>
          <w:noProof/>
        </w:rPr>
        <w:t>21,</w:t>
      </w:r>
      <w:r w:rsidRPr="00080C1C">
        <w:rPr>
          <w:noProof/>
        </w:rPr>
        <w:t xml:space="preserve"> 1373–1383 (2015).</w:t>
      </w:r>
    </w:p>
    <w:p w14:paraId="2840CD05" w14:textId="77777777" w:rsidR="00080C1C" w:rsidRPr="00080C1C" w:rsidRDefault="00080C1C" w:rsidP="00CE3384">
      <w:pPr>
        <w:widowControl w:val="0"/>
        <w:autoSpaceDE w:val="0"/>
        <w:autoSpaceDN w:val="0"/>
        <w:adjustRightInd w:val="0"/>
        <w:ind w:left="440" w:hanging="440"/>
        <w:jc w:val="both"/>
        <w:rPr>
          <w:noProof/>
        </w:rPr>
        <w:pPrChange w:id="196" w:author="Chen Liao" w:date="2021-01-17T17:26:00Z">
          <w:pPr>
            <w:widowControl w:val="0"/>
            <w:autoSpaceDE w:val="0"/>
            <w:autoSpaceDN w:val="0"/>
            <w:adjustRightInd w:val="0"/>
            <w:ind w:left="440" w:hanging="440"/>
          </w:pPr>
        </w:pPrChange>
      </w:pPr>
      <w:r w:rsidRPr="00080C1C">
        <w:rPr>
          <w:noProof/>
        </w:rPr>
        <w:t>22.</w:t>
      </w:r>
      <w:r w:rsidRPr="00080C1C">
        <w:rPr>
          <w:noProof/>
        </w:rPr>
        <w:tab/>
        <w:t xml:space="preserve">Peled, J. U. </w:t>
      </w:r>
      <w:r w:rsidRPr="00080C1C">
        <w:rPr>
          <w:i/>
          <w:iCs/>
          <w:noProof/>
        </w:rPr>
        <w:t>et al.</w:t>
      </w:r>
      <w:r w:rsidRPr="00080C1C">
        <w:rPr>
          <w:noProof/>
        </w:rPr>
        <w:t xml:space="preserve"> Intestinal Microbiota and Relapse After Hematopoietic-Cell Transplantation. </w:t>
      </w:r>
      <w:r w:rsidRPr="00080C1C">
        <w:rPr>
          <w:i/>
          <w:iCs/>
          <w:noProof/>
        </w:rPr>
        <w:t>J. Clin. Oncol.</w:t>
      </w:r>
      <w:r w:rsidRPr="00080C1C">
        <w:rPr>
          <w:noProof/>
        </w:rPr>
        <w:t xml:space="preserve"> </w:t>
      </w:r>
      <w:r w:rsidRPr="00080C1C">
        <w:rPr>
          <w:b/>
          <w:bCs/>
          <w:noProof/>
        </w:rPr>
        <w:t>35,</w:t>
      </w:r>
      <w:r w:rsidRPr="00080C1C">
        <w:rPr>
          <w:noProof/>
        </w:rPr>
        <w:t xml:space="preserve"> 1650–1659 (2017).</w:t>
      </w:r>
    </w:p>
    <w:p w14:paraId="59060D8F" w14:textId="69207FD4" w:rsidR="00080C1C" w:rsidRPr="00080C1C" w:rsidRDefault="00080C1C" w:rsidP="00CE3384">
      <w:pPr>
        <w:widowControl w:val="0"/>
        <w:autoSpaceDE w:val="0"/>
        <w:autoSpaceDN w:val="0"/>
        <w:adjustRightInd w:val="0"/>
        <w:ind w:left="440" w:hanging="440"/>
        <w:jc w:val="both"/>
        <w:rPr>
          <w:noProof/>
        </w:rPr>
        <w:pPrChange w:id="197" w:author="Chen Liao" w:date="2021-01-17T17:26:00Z">
          <w:pPr>
            <w:widowControl w:val="0"/>
            <w:autoSpaceDE w:val="0"/>
            <w:autoSpaceDN w:val="0"/>
            <w:adjustRightInd w:val="0"/>
            <w:ind w:left="440" w:hanging="440"/>
          </w:pPr>
        </w:pPrChange>
      </w:pPr>
      <w:r w:rsidRPr="00080C1C">
        <w:rPr>
          <w:noProof/>
        </w:rPr>
        <w:t>23.</w:t>
      </w:r>
      <w:r w:rsidRPr="00080C1C">
        <w:rPr>
          <w:noProof/>
        </w:rPr>
        <w:tab/>
        <w:t xml:space="preserve">Stoma, I. </w:t>
      </w:r>
      <w:r w:rsidRPr="00080C1C">
        <w:rPr>
          <w:i/>
          <w:iCs/>
          <w:noProof/>
        </w:rPr>
        <w:t>et al.</w:t>
      </w:r>
      <w:r w:rsidRPr="00080C1C">
        <w:rPr>
          <w:noProof/>
        </w:rPr>
        <w:t xml:space="preserve"> Compositional flux within the intestinal microbiota and risk for bloodstream infection with gram-negative bacteria. </w:t>
      </w:r>
      <w:r w:rsidRPr="00080C1C">
        <w:rPr>
          <w:i/>
          <w:iCs/>
          <w:noProof/>
        </w:rPr>
        <w:t>Clin. Infect. Dis.</w:t>
      </w:r>
      <w:r w:rsidRPr="00080C1C">
        <w:rPr>
          <w:noProof/>
        </w:rPr>
        <w:t xml:space="preserve"> (2020).</w:t>
      </w:r>
      <w:del w:id="198" w:author="Chen Liao" w:date="2021-01-17T17:26:00Z">
        <w:r w:rsidRPr="00080C1C" w:rsidDel="00094508">
          <w:rPr>
            <w:noProof/>
          </w:rPr>
          <w:delText xml:space="preserve"> doi:10.1093/cid/ciaa068</w:delText>
        </w:r>
      </w:del>
    </w:p>
    <w:p w14:paraId="5843117F" w14:textId="77777777" w:rsidR="00080C1C" w:rsidRPr="00080C1C" w:rsidRDefault="00080C1C" w:rsidP="00CE3384">
      <w:pPr>
        <w:widowControl w:val="0"/>
        <w:autoSpaceDE w:val="0"/>
        <w:autoSpaceDN w:val="0"/>
        <w:adjustRightInd w:val="0"/>
        <w:ind w:left="440" w:hanging="440"/>
        <w:jc w:val="both"/>
        <w:rPr>
          <w:noProof/>
        </w:rPr>
        <w:pPrChange w:id="199" w:author="Chen Liao" w:date="2021-01-17T17:26:00Z">
          <w:pPr>
            <w:widowControl w:val="0"/>
            <w:autoSpaceDE w:val="0"/>
            <w:autoSpaceDN w:val="0"/>
            <w:adjustRightInd w:val="0"/>
            <w:ind w:left="440" w:hanging="440"/>
          </w:pPr>
        </w:pPrChange>
      </w:pPr>
      <w:r w:rsidRPr="00080C1C">
        <w:rPr>
          <w:noProof/>
        </w:rPr>
        <w:lastRenderedPageBreak/>
        <w:t>24.</w:t>
      </w:r>
      <w:r w:rsidRPr="00080C1C">
        <w:rPr>
          <w:noProof/>
        </w:rPr>
        <w:tab/>
        <w:t xml:space="preserve">Weber, D. </w:t>
      </w:r>
      <w:r w:rsidRPr="00080C1C">
        <w:rPr>
          <w:i/>
          <w:iCs/>
          <w:noProof/>
        </w:rPr>
        <w:t>et al.</w:t>
      </w:r>
      <w:r w:rsidRPr="00080C1C">
        <w:rPr>
          <w:noProof/>
        </w:rPr>
        <w:t xml:space="preserve"> Microbiota Disruption Induced by Early Use of Broad-Spectrum Antibiotics Is an Independent Risk Factor of Outcome after Allogeneic Stem Cell Transplantation. </w:t>
      </w:r>
      <w:r w:rsidRPr="00080C1C">
        <w:rPr>
          <w:i/>
          <w:iCs/>
          <w:noProof/>
        </w:rPr>
        <w:t>Biol. Blood Marrow Transplant.</w:t>
      </w:r>
      <w:r w:rsidRPr="00080C1C">
        <w:rPr>
          <w:noProof/>
        </w:rPr>
        <w:t xml:space="preserve"> </w:t>
      </w:r>
      <w:r w:rsidRPr="00080C1C">
        <w:rPr>
          <w:b/>
          <w:bCs/>
          <w:noProof/>
        </w:rPr>
        <w:t>23,</w:t>
      </w:r>
      <w:r w:rsidRPr="00080C1C">
        <w:rPr>
          <w:noProof/>
        </w:rPr>
        <w:t xml:space="preserve"> 845–852 (2017).</w:t>
      </w:r>
    </w:p>
    <w:p w14:paraId="20031A38" w14:textId="77777777" w:rsidR="00080C1C" w:rsidRPr="00080C1C" w:rsidRDefault="00080C1C" w:rsidP="00CE3384">
      <w:pPr>
        <w:widowControl w:val="0"/>
        <w:autoSpaceDE w:val="0"/>
        <w:autoSpaceDN w:val="0"/>
        <w:adjustRightInd w:val="0"/>
        <w:ind w:left="440" w:hanging="440"/>
        <w:jc w:val="both"/>
        <w:rPr>
          <w:noProof/>
        </w:rPr>
        <w:pPrChange w:id="200" w:author="Chen Liao" w:date="2021-01-17T17:26:00Z">
          <w:pPr>
            <w:widowControl w:val="0"/>
            <w:autoSpaceDE w:val="0"/>
            <w:autoSpaceDN w:val="0"/>
            <w:adjustRightInd w:val="0"/>
            <w:ind w:left="440" w:hanging="440"/>
          </w:pPr>
        </w:pPrChange>
      </w:pPr>
      <w:r w:rsidRPr="00080C1C">
        <w:rPr>
          <w:noProof/>
        </w:rPr>
        <w:t>25.</w:t>
      </w:r>
      <w:r w:rsidRPr="00080C1C">
        <w:rPr>
          <w:noProof/>
        </w:rPr>
        <w:tab/>
        <w:t xml:space="preserve">Haak, B. W. </w:t>
      </w:r>
      <w:r w:rsidRPr="00080C1C">
        <w:rPr>
          <w:i/>
          <w:iCs/>
          <w:noProof/>
        </w:rPr>
        <w:t>et al.</w:t>
      </w:r>
      <w:r w:rsidRPr="00080C1C">
        <w:rPr>
          <w:noProof/>
        </w:rPr>
        <w:t xml:space="preserve"> Impact of gut colonization with butyrate-producing microbiota on respiratory viral infection following allo-HCT. </w:t>
      </w:r>
      <w:r w:rsidRPr="00080C1C">
        <w:rPr>
          <w:i/>
          <w:iCs/>
          <w:noProof/>
        </w:rPr>
        <w:t>Blood</w:t>
      </w:r>
      <w:r w:rsidRPr="00080C1C">
        <w:rPr>
          <w:noProof/>
        </w:rPr>
        <w:t xml:space="preserve"> </w:t>
      </w:r>
      <w:r w:rsidRPr="00080C1C">
        <w:rPr>
          <w:b/>
          <w:bCs/>
          <w:noProof/>
        </w:rPr>
        <w:t>131,</w:t>
      </w:r>
      <w:r w:rsidRPr="00080C1C">
        <w:rPr>
          <w:noProof/>
        </w:rPr>
        <w:t xml:space="preserve"> 2978–2986 (2018).</w:t>
      </w:r>
    </w:p>
    <w:p w14:paraId="32118B18" w14:textId="77777777" w:rsidR="00080C1C" w:rsidRPr="00080C1C" w:rsidRDefault="00080C1C" w:rsidP="00CE3384">
      <w:pPr>
        <w:widowControl w:val="0"/>
        <w:autoSpaceDE w:val="0"/>
        <w:autoSpaceDN w:val="0"/>
        <w:adjustRightInd w:val="0"/>
        <w:ind w:left="440" w:hanging="440"/>
        <w:jc w:val="both"/>
        <w:rPr>
          <w:noProof/>
        </w:rPr>
        <w:pPrChange w:id="201" w:author="Chen Liao" w:date="2021-01-17T17:26:00Z">
          <w:pPr>
            <w:widowControl w:val="0"/>
            <w:autoSpaceDE w:val="0"/>
            <w:autoSpaceDN w:val="0"/>
            <w:adjustRightInd w:val="0"/>
            <w:ind w:left="440" w:hanging="440"/>
          </w:pPr>
        </w:pPrChange>
      </w:pPr>
      <w:r w:rsidRPr="00080C1C">
        <w:rPr>
          <w:noProof/>
        </w:rPr>
        <w:t>26.</w:t>
      </w:r>
      <w:r w:rsidRPr="00080C1C">
        <w:rPr>
          <w:noProof/>
        </w:rPr>
        <w:tab/>
        <w:t xml:space="preserve">Ubeda, C. </w:t>
      </w:r>
      <w:r w:rsidRPr="00080C1C">
        <w:rPr>
          <w:i/>
          <w:iCs/>
          <w:noProof/>
        </w:rPr>
        <w:t>et al.</w:t>
      </w:r>
      <w:r w:rsidRPr="00080C1C">
        <w:rPr>
          <w:noProof/>
        </w:rPr>
        <w:t xml:space="preserve"> Vancomycin-resistant Enterococcus domination of intestinal microbiota is enabled by antibiotic treatment in mice and precedes bloodstream invasion in humans. </w:t>
      </w:r>
      <w:r w:rsidRPr="00080C1C">
        <w:rPr>
          <w:i/>
          <w:iCs/>
          <w:noProof/>
        </w:rPr>
        <w:t>J. Clin. Invest.</w:t>
      </w:r>
      <w:r w:rsidRPr="00080C1C">
        <w:rPr>
          <w:noProof/>
        </w:rPr>
        <w:t xml:space="preserve"> </w:t>
      </w:r>
      <w:r w:rsidRPr="00080C1C">
        <w:rPr>
          <w:b/>
          <w:bCs/>
          <w:noProof/>
        </w:rPr>
        <w:t>120,</w:t>
      </w:r>
      <w:r w:rsidRPr="00080C1C">
        <w:rPr>
          <w:noProof/>
        </w:rPr>
        <w:t xml:space="preserve"> 4332–4341 (2010).</w:t>
      </w:r>
    </w:p>
    <w:p w14:paraId="6611ECC3" w14:textId="77777777" w:rsidR="00080C1C" w:rsidRPr="00080C1C" w:rsidRDefault="00080C1C" w:rsidP="00CE3384">
      <w:pPr>
        <w:widowControl w:val="0"/>
        <w:autoSpaceDE w:val="0"/>
        <w:autoSpaceDN w:val="0"/>
        <w:adjustRightInd w:val="0"/>
        <w:ind w:left="440" w:hanging="440"/>
        <w:jc w:val="both"/>
        <w:rPr>
          <w:noProof/>
        </w:rPr>
        <w:pPrChange w:id="202" w:author="Chen Liao" w:date="2021-01-17T17:26:00Z">
          <w:pPr>
            <w:widowControl w:val="0"/>
            <w:autoSpaceDE w:val="0"/>
            <w:autoSpaceDN w:val="0"/>
            <w:adjustRightInd w:val="0"/>
            <w:ind w:left="440" w:hanging="440"/>
          </w:pPr>
        </w:pPrChange>
      </w:pPr>
      <w:r w:rsidRPr="00080C1C">
        <w:rPr>
          <w:noProof/>
        </w:rPr>
        <w:t>27.</w:t>
      </w:r>
      <w:r w:rsidRPr="00080C1C">
        <w:rPr>
          <w:noProof/>
        </w:rPr>
        <w:tab/>
        <w:t xml:space="preserve">Shono, Y. </w:t>
      </w:r>
      <w:r w:rsidRPr="00080C1C">
        <w:rPr>
          <w:i/>
          <w:iCs/>
          <w:noProof/>
        </w:rPr>
        <w:t>et al.</w:t>
      </w:r>
      <w:r w:rsidRPr="00080C1C">
        <w:rPr>
          <w:noProof/>
        </w:rPr>
        <w:t xml:space="preserve"> Increased GVHD-related mortality with broad-spectrum antibiotic use after allogeneic hematopoietic stem cell transplantation in human patients and mice. </w:t>
      </w:r>
      <w:r w:rsidRPr="00080C1C">
        <w:rPr>
          <w:i/>
          <w:iCs/>
          <w:noProof/>
        </w:rPr>
        <w:t>Sci. Transl. Med.</w:t>
      </w:r>
      <w:r w:rsidRPr="00080C1C">
        <w:rPr>
          <w:noProof/>
        </w:rPr>
        <w:t xml:space="preserve"> </w:t>
      </w:r>
      <w:r w:rsidRPr="00080C1C">
        <w:rPr>
          <w:b/>
          <w:bCs/>
          <w:noProof/>
        </w:rPr>
        <w:t>8,</w:t>
      </w:r>
      <w:r w:rsidRPr="00080C1C">
        <w:rPr>
          <w:noProof/>
        </w:rPr>
        <w:t xml:space="preserve"> 339ra71 (2016).</w:t>
      </w:r>
    </w:p>
    <w:p w14:paraId="58B4D4E6" w14:textId="77777777" w:rsidR="00080C1C" w:rsidRPr="00080C1C" w:rsidRDefault="00080C1C" w:rsidP="00CE3384">
      <w:pPr>
        <w:widowControl w:val="0"/>
        <w:autoSpaceDE w:val="0"/>
        <w:autoSpaceDN w:val="0"/>
        <w:adjustRightInd w:val="0"/>
        <w:ind w:left="440" w:hanging="440"/>
        <w:jc w:val="both"/>
        <w:rPr>
          <w:noProof/>
        </w:rPr>
        <w:pPrChange w:id="203" w:author="Chen Liao" w:date="2021-01-17T17:26:00Z">
          <w:pPr>
            <w:widowControl w:val="0"/>
            <w:autoSpaceDE w:val="0"/>
            <w:autoSpaceDN w:val="0"/>
            <w:adjustRightInd w:val="0"/>
            <w:ind w:left="440" w:hanging="440"/>
          </w:pPr>
        </w:pPrChange>
      </w:pPr>
      <w:r w:rsidRPr="00080C1C">
        <w:rPr>
          <w:noProof/>
        </w:rPr>
        <w:t>28.</w:t>
      </w:r>
      <w:r w:rsidRPr="00080C1C">
        <w:rPr>
          <w:noProof/>
        </w:rPr>
        <w:tab/>
        <w:t xml:space="preserve">Markey, K. A. </w:t>
      </w:r>
      <w:r w:rsidRPr="00080C1C">
        <w:rPr>
          <w:i/>
          <w:iCs/>
          <w:noProof/>
        </w:rPr>
        <w:t>et al.</w:t>
      </w:r>
      <w:r w:rsidRPr="00080C1C">
        <w:rPr>
          <w:noProof/>
        </w:rPr>
        <w:t xml:space="preserve"> The microbe-derived short-chain fatty acids butyrate and propionate are associated with protection from chronic GVHD. </w:t>
      </w:r>
      <w:r w:rsidRPr="00080C1C">
        <w:rPr>
          <w:i/>
          <w:iCs/>
          <w:noProof/>
        </w:rPr>
        <w:t>Blood</w:t>
      </w:r>
      <w:r w:rsidRPr="00080C1C">
        <w:rPr>
          <w:noProof/>
        </w:rPr>
        <w:t xml:space="preserve"> </w:t>
      </w:r>
      <w:r w:rsidRPr="00080C1C">
        <w:rPr>
          <w:b/>
          <w:bCs/>
          <w:noProof/>
        </w:rPr>
        <w:t>136,</w:t>
      </w:r>
      <w:r w:rsidRPr="00080C1C">
        <w:rPr>
          <w:noProof/>
        </w:rPr>
        <w:t xml:space="preserve"> 130–136 (2020).</w:t>
      </w:r>
    </w:p>
    <w:p w14:paraId="2C585026" w14:textId="77777777" w:rsidR="00080C1C" w:rsidRPr="00080C1C" w:rsidRDefault="00080C1C" w:rsidP="00CE3384">
      <w:pPr>
        <w:widowControl w:val="0"/>
        <w:autoSpaceDE w:val="0"/>
        <w:autoSpaceDN w:val="0"/>
        <w:adjustRightInd w:val="0"/>
        <w:ind w:left="440" w:hanging="440"/>
        <w:jc w:val="both"/>
        <w:rPr>
          <w:noProof/>
        </w:rPr>
        <w:pPrChange w:id="204" w:author="Chen Liao" w:date="2021-01-17T17:26:00Z">
          <w:pPr>
            <w:widowControl w:val="0"/>
            <w:autoSpaceDE w:val="0"/>
            <w:autoSpaceDN w:val="0"/>
            <w:adjustRightInd w:val="0"/>
            <w:ind w:left="440" w:hanging="440"/>
          </w:pPr>
        </w:pPrChange>
      </w:pPr>
      <w:r w:rsidRPr="00080C1C">
        <w:rPr>
          <w:noProof/>
        </w:rPr>
        <w:t>29.</w:t>
      </w:r>
      <w:r w:rsidRPr="00080C1C">
        <w:rPr>
          <w:noProof/>
        </w:rPr>
        <w:tab/>
        <w:t xml:space="preserve">Seo, S. K. </w:t>
      </w:r>
      <w:r w:rsidRPr="00080C1C">
        <w:rPr>
          <w:i/>
          <w:iCs/>
          <w:noProof/>
        </w:rPr>
        <w:t>et al.</w:t>
      </w:r>
      <w:r w:rsidRPr="00080C1C">
        <w:rPr>
          <w:noProof/>
        </w:rPr>
        <w:t xml:space="preserve"> Impact of peri-transplant vancomycin and fluoroquinolone administration on rates of bacteremia in allogeneic hematopoietic stem cell transplant (HSCT) recipients: a 12-year single institution study. </w:t>
      </w:r>
      <w:r w:rsidRPr="00080C1C">
        <w:rPr>
          <w:i/>
          <w:iCs/>
          <w:noProof/>
        </w:rPr>
        <w:t>J. Infect.</w:t>
      </w:r>
      <w:r w:rsidRPr="00080C1C">
        <w:rPr>
          <w:noProof/>
        </w:rPr>
        <w:t xml:space="preserve"> </w:t>
      </w:r>
      <w:r w:rsidRPr="00080C1C">
        <w:rPr>
          <w:b/>
          <w:bCs/>
          <w:noProof/>
        </w:rPr>
        <w:t>69,</w:t>
      </w:r>
      <w:r w:rsidRPr="00080C1C">
        <w:rPr>
          <w:noProof/>
        </w:rPr>
        <w:t xml:space="preserve"> 341–351 (2014).</w:t>
      </w:r>
    </w:p>
    <w:p w14:paraId="53079E6A" w14:textId="77777777" w:rsidR="00080C1C" w:rsidRPr="00080C1C" w:rsidRDefault="00080C1C" w:rsidP="00CE3384">
      <w:pPr>
        <w:widowControl w:val="0"/>
        <w:autoSpaceDE w:val="0"/>
        <w:autoSpaceDN w:val="0"/>
        <w:adjustRightInd w:val="0"/>
        <w:ind w:left="440" w:hanging="440"/>
        <w:jc w:val="both"/>
        <w:rPr>
          <w:noProof/>
        </w:rPr>
        <w:pPrChange w:id="205" w:author="Chen Liao" w:date="2021-01-17T17:26:00Z">
          <w:pPr>
            <w:widowControl w:val="0"/>
            <w:autoSpaceDE w:val="0"/>
            <w:autoSpaceDN w:val="0"/>
            <w:adjustRightInd w:val="0"/>
            <w:ind w:left="440" w:hanging="440"/>
          </w:pPr>
        </w:pPrChange>
      </w:pPr>
      <w:r w:rsidRPr="00080C1C">
        <w:rPr>
          <w:noProof/>
        </w:rPr>
        <w:t>30.</w:t>
      </w:r>
      <w:r w:rsidRPr="00080C1C">
        <w:rPr>
          <w:noProof/>
        </w:rPr>
        <w:tab/>
        <w:t xml:space="preserve">Maaten, L. van der &amp; Hinton, G. Visualizing Data using t-SNE. </w:t>
      </w:r>
      <w:r w:rsidRPr="00080C1C">
        <w:rPr>
          <w:i/>
          <w:iCs/>
          <w:noProof/>
        </w:rPr>
        <w:t>Journal of Machine Learning Research</w:t>
      </w:r>
      <w:r w:rsidRPr="00080C1C">
        <w:rPr>
          <w:noProof/>
        </w:rPr>
        <w:t xml:space="preserve"> (2008).</w:t>
      </w:r>
    </w:p>
    <w:p w14:paraId="665535D4" w14:textId="77777777" w:rsidR="00080C1C" w:rsidRPr="00080C1C" w:rsidRDefault="00080C1C" w:rsidP="00CE3384">
      <w:pPr>
        <w:widowControl w:val="0"/>
        <w:autoSpaceDE w:val="0"/>
        <w:autoSpaceDN w:val="0"/>
        <w:adjustRightInd w:val="0"/>
        <w:ind w:left="440" w:hanging="440"/>
        <w:jc w:val="both"/>
        <w:rPr>
          <w:noProof/>
        </w:rPr>
        <w:pPrChange w:id="206" w:author="Chen Liao" w:date="2021-01-17T17:26:00Z">
          <w:pPr>
            <w:widowControl w:val="0"/>
            <w:autoSpaceDE w:val="0"/>
            <w:autoSpaceDN w:val="0"/>
            <w:adjustRightInd w:val="0"/>
            <w:ind w:left="440" w:hanging="440"/>
          </w:pPr>
        </w:pPrChange>
      </w:pPr>
      <w:r w:rsidRPr="00080C1C">
        <w:rPr>
          <w:noProof/>
        </w:rPr>
        <w:t>31.</w:t>
      </w:r>
      <w:r w:rsidRPr="00080C1C">
        <w:rPr>
          <w:noProof/>
        </w:rPr>
        <w:tab/>
        <w:t xml:space="preserve">Caporaso, J. G. </w:t>
      </w:r>
      <w:r w:rsidRPr="00080C1C">
        <w:rPr>
          <w:i/>
          <w:iCs/>
          <w:noProof/>
        </w:rPr>
        <w:t>et al.</w:t>
      </w:r>
      <w:r w:rsidRPr="00080C1C">
        <w:rPr>
          <w:noProof/>
        </w:rPr>
        <w:t xml:space="preserve"> Ultra-high-throughput microbial community analysis on the Illumina HiSeq and MiSeq platforms. </w:t>
      </w:r>
      <w:r w:rsidRPr="00080C1C">
        <w:rPr>
          <w:i/>
          <w:iCs/>
          <w:noProof/>
        </w:rPr>
        <w:t>ISME J.</w:t>
      </w:r>
      <w:r w:rsidRPr="00080C1C">
        <w:rPr>
          <w:noProof/>
        </w:rPr>
        <w:t xml:space="preserve"> </w:t>
      </w:r>
      <w:r w:rsidRPr="00080C1C">
        <w:rPr>
          <w:b/>
          <w:bCs/>
          <w:noProof/>
        </w:rPr>
        <w:t>6,</w:t>
      </w:r>
      <w:r w:rsidRPr="00080C1C">
        <w:rPr>
          <w:noProof/>
        </w:rPr>
        <w:t xml:space="preserve"> 1621–1624 (2012).</w:t>
      </w:r>
    </w:p>
    <w:p w14:paraId="6DFEE060" w14:textId="77777777" w:rsidR="00080C1C" w:rsidRPr="00080C1C" w:rsidRDefault="00080C1C" w:rsidP="00CE3384">
      <w:pPr>
        <w:widowControl w:val="0"/>
        <w:autoSpaceDE w:val="0"/>
        <w:autoSpaceDN w:val="0"/>
        <w:adjustRightInd w:val="0"/>
        <w:ind w:left="440" w:hanging="440"/>
        <w:jc w:val="both"/>
        <w:rPr>
          <w:noProof/>
        </w:rPr>
        <w:pPrChange w:id="207" w:author="Chen Liao" w:date="2021-01-17T17:26:00Z">
          <w:pPr>
            <w:widowControl w:val="0"/>
            <w:autoSpaceDE w:val="0"/>
            <w:autoSpaceDN w:val="0"/>
            <w:adjustRightInd w:val="0"/>
            <w:ind w:left="440" w:hanging="440"/>
          </w:pPr>
        </w:pPrChange>
      </w:pPr>
      <w:r w:rsidRPr="00080C1C">
        <w:rPr>
          <w:noProof/>
        </w:rPr>
        <w:t>32.</w:t>
      </w:r>
      <w:r w:rsidRPr="00080C1C">
        <w:rPr>
          <w:noProof/>
        </w:rPr>
        <w:tab/>
        <w:t xml:space="preserve">Callahan, B. J. </w:t>
      </w:r>
      <w:r w:rsidRPr="00080C1C">
        <w:rPr>
          <w:i/>
          <w:iCs/>
          <w:noProof/>
        </w:rPr>
        <w:t>et al.</w:t>
      </w:r>
      <w:r w:rsidRPr="00080C1C">
        <w:rPr>
          <w:noProof/>
        </w:rPr>
        <w:t xml:space="preserve"> DADA2: High-resolution sample inference from Illumina amplicon data. </w:t>
      </w:r>
      <w:r w:rsidRPr="00080C1C">
        <w:rPr>
          <w:i/>
          <w:iCs/>
          <w:noProof/>
        </w:rPr>
        <w:t>Nat. Methods</w:t>
      </w:r>
      <w:r w:rsidRPr="00080C1C">
        <w:rPr>
          <w:noProof/>
        </w:rPr>
        <w:t xml:space="preserve"> </w:t>
      </w:r>
      <w:r w:rsidRPr="00080C1C">
        <w:rPr>
          <w:b/>
          <w:bCs/>
          <w:noProof/>
        </w:rPr>
        <w:t>13,</w:t>
      </w:r>
      <w:r w:rsidRPr="00080C1C">
        <w:rPr>
          <w:noProof/>
        </w:rPr>
        <w:t xml:space="preserve"> 581–583 (2016).</w:t>
      </w:r>
    </w:p>
    <w:p w14:paraId="65F2C553" w14:textId="77777777" w:rsidR="00080C1C" w:rsidRPr="00080C1C" w:rsidRDefault="00080C1C" w:rsidP="00CE3384">
      <w:pPr>
        <w:widowControl w:val="0"/>
        <w:autoSpaceDE w:val="0"/>
        <w:autoSpaceDN w:val="0"/>
        <w:adjustRightInd w:val="0"/>
        <w:ind w:left="440" w:hanging="440"/>
        <w:jc w:val="both"/>
        <w:rPr>
          <w:noProof/>
        </w:rPr>
        <w:pPrChange w:id="208" w:author="Chen Liao" w:date="2021-01-17T17:26:00Z">
          <w:pPr>
            <w:widowControl w:val="0"/>
            <w:autoSpaceDE w:val="0"/>
            <w:autoSpaceDN w:val="0"/>
            <w:adjustRightInd w:val="0"/>
            <w:ind w:left="440" w:hanging="440"/>
          </w:pPr>
        </w:pPrChange>
      </w:pPr>
      <w:r w:rsidRPr="00080C1C">
        <w:rPr>
          <w:noProof/>
        </w:rPr>
        <w:t>33.</w:t>
      </w:r>
      <w:r w:rsidRPr="00080C1C">
        <w:rPr>
          <w:noProof/>
        </w:rPr>
        <w:tab/>
        <w:t xml:space="preserve">Murali, A., Bhargava, A. &amp; Wright, E. S. IDTAXA: a novel approach for accurate taxonomic classification of microbiome sequences. </w:t>
      </w:r>
      <w:r w:rsidRPr="00080C1C">
        <w:rPr>
          <w:i/>
          <w:iCs/>
          <w:noProof/>
        </w:rPr>
        <w:t>Microbiome</w:t>
      </w:r>
      <w:r w:rsidRPr="00080C1C">
        <w:rPr>
          <w:noProof/>
        </w:rPr>
        <w:t xml:space="preserve"> </w:t>
      </w:r>
      <w:r w:rsidRPr="00080C1C">
        <w:rPr>
          <w:b/>
          <w:bCs/>
          <w:noProof/>
        </w:rPr>
        <w:t>6,</w:t>
      </w:r>
      <w:r w:rsidRPr="00080C1C">
        <w:rPr>
          <w:noProof/>
        </w:rPr>
        <w:t xml:space="preserve"> 140 (2018).</w:t>
      </w:r>
    </w:p>
    <w:p w14:paraId="2D88E422" w14:textId="77777777" w:rsidR="00080C1C" w:rsidRPr="00080C1C" w:rsidRDefault="00080C1C" w:rsidP="00CE3384">
      <w:pPr>
        <w:widowControl w:val="0"/>
        <w:autoSpaceDE w:val="0"/>
        <w:autoSpaceDN w:val="0"/>
        <w:adjustRightInd w:val="0"/>
        <w:ind w:left="440" w:hanging="440"/>
        <w:jc w:val="both"/>
        <w:rPr>
          <w:noProof/>
        </w:rPr>
        <w:pPrChange w:id="209" w:author="Chen Liao" w:date="2021-01-17T17:26:00Z">
          <w:pPr>
            <w:widowControl w:val="0"/>
            <w:autoSpaceDE w:val="0"/>
            <w:autoSpaceDN w:val="0"/>
            <w:adjustRightInd w:val="0"/>
            <w:ind w:left="440" w:hanging="440"/>
          </w:pPr>
        </w:pPrChange>
      </w:pPr>
      <w:r w:rsidRPr="00080C1C">
        <w:rPr>
          <w:noProof/>
        </w:rPr>
        <w:t>34.</w:t>
      </w:r>
      <w:r w:rsidRPr="00080C1C">
        <w:rPr>
          <w:noProof/>
        </w:rPr>
        <w:tab/>
        <w:t xml:space="preserve">Quast, C. </w:t>
      </w:r>
      <w:r w:rsidRPr="00080C1C">
        <w:rPr>
          <w:i/>
          <w:iCs/>
          <w:noProof/>
        </w:rPr>
        <w:t>et al.</w:t>
      </w:r>
      <w:r w:rsidRPr="00080C1C">
        <w:rPr>
          <w:noProof/>
        </w:rPr>
        <w:t xml:space="preserve"> The SILVA ribosomal RNA gene database project: improved data processing and web-based tools. </w:t>
      </w:r>
      <w:r w:rsidRPr="00080C1C">
        <w:rPr>
          <w:i/>
          <w:iCs/>
          <w:noProof/>
        </w:rPr>
        <w:t>Nucleic Acids Res.</w:t>
      </w:r>
      <w:r w:rsidRPr="00080C1C">
        <w:rPr>
          <w:noProof/>
        </w:rPr>
        <w:t xml:space="preserve"> </w:t>
      </w:r>
      <w:r w:rsidRPr="00080C1C">
        <w:rPr>
          <w:b/>
          <w:bCs/>
          <w:noProof/>
        </w:rPr>
        <w:t>41,</w:t>
      </w:r>
      <w:r w:rsidRPr="00080C1C">
        <w:rPr>
          <w:noProof/>
        </w:rPr>
        <w:t xml:space="preserve"> D590-6 (2013).</w:t>
      </w:r>
    </w:p>
    <w:p w14:paraId="467B781B" w14:textId="73479853" w:rsidR="00981F14" w:rsidRPr="00080C1C" w:rsidRDefault="00080C1C" w:rsidP="00981F14">
      <w:pPr>
        <w:widowControl w:val="0"/>
        <w:autoSpaceDE w:val="0"/>
        <w:autoSpaceDN w:val="0"/>
        <w:adjustRightInd w:val="0"/>
        <w:ind w:left="440" w:hanging="440"/>
        <w:rPr>
          <w:noProof/>
        </w:rPr>
      </w:pPr>
      <w:r w:rsidRPr="00080C1C">
        <w:rPr>
          <w:noProof/>
        </w:rPr>
        <w:t>35.</w:t>
      </w:r>
      <w:r w:rsidRPr="00080C1C">
        <w:rPr>
          <w:noProof/>
        </w:rPr>
        <w:tab/>
      </w:r>
      <w:del w:id="210" w:author="Chen Liao" w:date="2021-01-17T17:28:00Z">
        <w:r w:rsidRPr="00080C1C" w:rsidDel="00981F14">
          <w:rPr>
            <w:noProof/>
          </w:rPr>
          <w:delText xml:space="preserve">Liao, C. meta_data. </w:delText>
        </w:r>
        <w:r w:rsidRPr="00080C1C" w:rsidDel="00981F14">
          <w:rPr>
            <w:i/>
            <w:iCs/>
            <w:noProof/>
          </w:rPr>
          <w:delText>Figshare</w:delText>
        </w:r>
        <w:r w:rsidRPr="00080C1C" w:rsidDel="00981F14">
          <w:rPr>
            <w:noProof/>
          </w:rPr>
          <w:delText xml:space="preserve"> (2020). doi:10.6084/m9.figshare.12016986</w:delText>
        </w:r>
      </w:del>
      <w:ins w:id="211" w:author="Chen Liao" w:date="2021-01-17T17:27:00Z">
        <w:r w:rsidR="00981F14" w:rsidRPr="00981F14">
          <w:rPr>
            <w:noProof/>
            <w:rPrChange w:id="212" w:author="Chen Liao" w:date="2021-01-17T17:27:00Z">
              <w:rPr>
                <w:color w:val="000000"/>
                <w:sz w:val="22"/>
                <w:szCs w:val="22"/>
              </w:rPr>
            </w:rPrChange>
          </w:rPr>
          <w:t xml:space="preserve">Liao, C. &amp; Xavier, J. B. Compilation of longitudinal microbiota data and hospitalome from hematopoietic cell transplantation patients. </w:t>
        </w:r>
        <w:r w:rsidR="00981F14" w:rsidRPr="00981F14">
          <w:rPr>
            <w:i/>
            <w:iCs/>
            <w:noProof/>
            <w:rPrChange w:id="213" w:author="Chen Liao" w:date="2021-01-17T17:29:00Z">
              <w:rPr>
                <w:i/>
                <w:iCs/>
                <w:color w:val="000000"/>
                <w:sz w:val="22"/>
                <w:szCs w:val="22"/>
              </w:rPr>
            </w:rPrChange>
          </w:rPr>
          <w:t>figshare</w:t>
        </w:r>
        <w:r w:rsidR="00981F14" w:rsidRPr="00981F14">
          <w:rPr>
            <w:i/>
            <w:iCs/>
            <w:noProof/>
            <w:rPrChange w:id="214" w:author="Chen Liao" w:date="2021-01-17T17:29:00Z">
              <w:rPr>
                <w:color w:val="000000"/>
                <w:sz w:val="22"/>
                <w:szCs w:val="22"/>
              </w:rPr>
            </w:rPrChange>
          </w:rPr>
          <w:t xml:space="preserve"> </w:t>
        </w:r>
        <w:bookmarkStart w:id="215" w:name="OLE_LINK155"/>
        <w:bookmarkStart w:id="216" w:name="OLE_LINK156"/>
        <w:bookmarkStart w:id="217" w:name="OLE_LINK153"/>
        <w:bookmarkStart w:id="218" w:name="OLE_LINK154"/>
        <w:r w:rsidR="00981F14" w:rsidRPr="00981F14">
          <w:rPr>
            <w:noProof/>
            <w:rPrChange w:id="219" w:author="Chen Liao" w:date="2021-01-17T17:27:00Z">
              <w:rPr>
                <w:rStyle w:val="Hyperlink"/>
                <w:sz w:val="22"/>
                <w:szCs w:val="22"/>
              </w:rPr>
            </w:rPrChange>
          </w:rPr>
          <w:t>https://doi.org/10.6084/m9.figshare.c.5271128.v1</w:t>
        </w:r>
        <w:bookmarkEnd w:id="215"/>
        <w:bookmarkEnd w:id="216"/>
        <w:r w:rsidR="00981F14" w:rsidRPr="00981F14">
          <w:rPr>
            <w:noProof/>
            <w:rPrChange w:id="220" w:author="Chen Liao" w:date="2021-01-17T17:27:00Z">
              <w:rPr>
                <w:color w:val="000000"/>
                <w:sz w:val="22"/>
                <w:szCs w:val="22"/>
              </w:rPr>
            </w:rPrChange>
          </w:rPr>
          <w:t> </w:t>
        </w:r>
        <w:bookmarkEnd w:id="217"/>
        <w:bookmarkEnd w:id="218"/>
        <w:r w:rsidR="00981F14" w:rsidRPr="00981F14">
          <w:rPr>
            <w:noProof/>
            <w:rPrChange w:id="221" w:author="Chen Liao" w:date="2021-01-17T17:27:00Z">
              <w:rPr>
                <w:color w:val="000000"/>
                <w:sz w:val="22"/>
                <w:szCs w:val="22"/>
              </w:rPr>
            </w:rPrChange>
          </w:rPr>
          <w:t>(2021).</w:t>
        </w:r>
      </w:ins>
    </w:p>
    <w:p w14:paraId="07067AF8" w14:textId="77777777" w:rsidR="00080C1C" w:rsidRPr="00080C1C" w:rsidRDefault="00080C1C" w:rsidP="00CE3384">
      <w:pPr>
        <w:widowControl w:val="0"/>
        <w:autoSpaceDE w:val="0"/>
        <w:autoSpaceDN w:val="0"/>
        <w:adjustRightInd w:val="0"/>
        <w:ind w:left="440" w:hanging="440"/>
        <w:jc w:val="both"/>
        <w:rPr>
          <w:noProof/>
        </w:rPr>
        <w:pPrChange w:id="222" w:author="Chen Liao" w:date="2021-01-17T17:26:00Z">
          <w:pPr>
            <w:widowControl w:val="0"/>
            <w:autoSpaceDE w:val="0"/>
            <w:autoSpaceDN w:val="0"/>
            <w:adjustRightInd w:val="0"/>
            <w:ind w:left="440" w:hanging="440"/>
          </w:pPr>
        </w:pPrChange>
      </w:pPr>
      <w:r w:rsidRPr="00080C1C">
        <w:rPr>
          <w:noProof/>
        </w:rPr>
        <w:t>36.</w:t>
      </w:r>
      <w:r w:rsidRPr="00080C1C">
        <w:rPr>
          <w:noProof/>
        </w:rPr>
        <w:tab/>
        <w:t xml:space="preserve">Stein, R. R. </w:t>
      </w:r>
      <w:r w:rsidRPr="00080C1C">
        <w:rPr>
          <w:i/>
          <w:iCs/>
          <w:noProof/>
        </w:rPr>
        <w:t>et al.</w:t>
      </w:r>
      <w:r w:rsidRPr="00080C1C">
        <w:rPr>
          <w:noProof/>
        </w:rPr>
        <w:t xml:space="preserve"> Ecological modeling from time-series inference: insight into dynamics and stability of intestinal microbiota. </w:t>
      </w:r>
      <w:r w:rsidRPr="00080C1C">
        <w:rPr>
          <w:i/>
          <w:iCs/>
          <w:noProof/>
        </w:rPr>
        <w:t>PLoS Comput. Biol.</w:t>
      </w:r>
      <w:r w:rsidRPr="00080C1C">
        <w:rPr>
          <w:noProof/>
        </w:rPr>
        <w:t xml:space="preserve"> </w:t>
      </w:r>
      <w:r w:rsidRPr="00080C1C">
        <w:rPr>
          <w:b/>
          <w:bCs/>
          <w:noProof/>
        </w:rPr>
        <w:t>9,</w:t>
      </w:r>
      <w:r w:rsidRPr="00080C1C">
        <w:rPr>
          <w:noProof/>
        </w:rPr>
        <w:t xml:space="preserve"> e1003388 (2013).</w:t>
      </w:r>
    </w:p>
    <w:p w14:paraId="1EA82B60" w14:textId="77777777" w:rsidR="00080C1C" w:rsidRPr="00080C1C" w:rsidRDefault="00080C1C" w:rsidP="00CE3384">
      <w:pPr>
        <w:widowControl w:val="0"/>
        <w:autoSpaceDE w:val="0"/>
        <w:autoSpaceDN w:val="0"/>
        <w:adjustRightInd w:val="0"/>
        <w:ind w:left="440" w:hanging="440"/>
        <w:jc w:val="both"/>
        <w:rPr>
          <w:noProof/>
        </w:rPr>
        <w:pPrChange w:id="223" w:author="Chen Liao" w:date="2021-01-17T17:26:00Z">
          <w:pPr>
            <w:widowControl w:val="0"/>
            <w:autoSpaceDE w:val="0"/>
            <w:autoSpaceDN w:val="0"/>
            <w:adjustRightInd w:val="0"/>
            <w:ind w:left="440" w:hanging="440"/>
          </w:pPr>
        </w:pPrChange>
      </w:pPr>
      <w:r w:rsidRPr="00080C1C">
        <w:rPr>
          <w:noProof/>
        </w:rPr>
        <w:t>37.</w:t>
      </w:r>
      <w:r w:rsidRPr="00080C1C">
        <w:rPr>
          <w:noProof/>
        </w:rPr>
        <w:tab/>
        <w:t xml:space="preserve">Liao, C., Xavier, J. B. &amp; Zhu, Z. Enhanced inference of ecological networks by parameterizing ensembles of population dynamics models constrained with prior knowledge. </w:t>
      </w:r>
      <w:r w:rsidRPr="00080C1C">
        <w:rPr>
          <w:i/>
          <w:iCs/>
          <w:noProof/>
        </w:rPr>
        <w:t>BMC Ecol.</w:t>
      </w:r>
      <w:r w:rsidRPr="00080C1C">
        <w:rPr>
          <w:noProof/>
        </w:rPr>
        <w:t xml:space="preserve"> </w:t>
      </w:r>
      <w:r w:rsidRPr="00080C1C">
        <w:rPr>
          <w:b/>
          <w:bCs/>
          <w:noProof/>
        </w:rPr>
        <w:t>20,</w:t>
      </w:r>
      <w:r w:rsidRPr="00080C1C">
        <w:rPr>
          <w:noProof/>
        </w:rPr>
        <w:t xml:space="preserve"> 3 (2020).</w:t>
      </w:r>
    </w:p>
    <w:p w14:paraId="3494CCF4" w14:textId="77777777" w:rsidR="00080C1C" w:rsidRPr="00080C1C" w:rsidRDefault="00080C1C" w:rsidP="00CE3384">
      <w:pPr>
        <w:widowControl w:val="0"/>
        <w:autoSpaceDE w:val="0"/>
        <w:autoSpaceDN w:val="0"/>
        <w:adjustRightInd w:val="0"/>
        <w:ind w:left="440" w:hanging="440"/>
        <w:jc w:val="both"/>
        <w:rPr>
          <w:noProof/>
        </w:rPr>
        <w:pPrChange w:id="224" w:author="Chen Liao" w:date="2021-01-17T17:26:00Z">
          <w:pPr>
            <w:widowControl w:val="0"/>
            <w:autoSpaceDE w:val="0"/>
            <w:autoSpaceDN w:val="0"/>
            <w:adjustRightInd w:val="0"/>
            <w:ind w:left="440" w:hanging="440"/>
          </w:pPr>
        </w:pPrChange>
      </w:pPr>
      <w:r w:rsidRPr="00080C1C">
        <w:rPr>
          <w:noProof/>
        </w:rPr>
        <w:t>38.</w:t>
      </w:r>
      <w:r w:rsidRPr="00080C1C">
        <w:rPr>
          <w:noProof/>
        </w:rPr>
        <w:tab/>
        <w:t xml:space="preserve">Liao, C., Wang, T., Maslov, S. &amp; Xavier, J. B. Modeling microbial cross-feeding at intermediate scale portrays community dynamics and species coexistence. </w:t>
      </w:r>
      <w:r w:rsidRPr="00080C1C">
        <w:rPr>
          <w:i/>
          <w:iCs/>
          <w:noProof/>
        </w:rPr>
        <w:t>PLoS Comput. Biol.</w:t>
      </w:r>
      <w:r w:rsidRPr="00080C1C">
        <w:rPr>
          <w:noProof/>
        </w:rPr>
        <w:t xml:space="preserve"> </w:t>
      </w:r>
      <w:r w:rsidRPr="00080C1C">
        <w:rPr>
          <w:b/>
          <w:bCs/>
          <w:noProof/>
        </w:rPr>
        <w:t>16,</w:t>
      </w:r>
      <w:r w:rsidRPr="00080C1C">
        <w:rPr>
          <w:noProof/>
        </w:rPr>
        <w:t xml:space="preserve"> e1008135 (2020).</w:t>
      </w:r>
    </w:p>
    <w:p w14:paraId="4B8786A1" w14:textId="77777777" w:rsidR="00080C1C" w:rsidRPr="00080C1C" w:rsidRDefault="00080C1C" w:rsidP="00CE3384">
      <w:pPr>
        <w:widowControl w:val="0"/>
        <w:autoSpaceDE w:val="0"/>
        <w:autoSpaceDN w:val="0"/>
        <w:adjustRightInd w:val="0"/>
        <w:ind w:left="440" w:hanging="440"/>
        <w:jc w:val="both"/>
        <w:rPr>
          <w:noProof/>
        </w:rPr>
        <w:pPrChange w:id="225" w:author="Chen Liao" w:date="2021-01-17T17:26:00Z">
          <w:pPr>
            <w:widowControl w:val="0"/>
            <w:autoSpaceDE w:val="0"/>
            <w:autoSpaceDN w:val="0"/>
            <w:adjustRightInd w:val="0"/>
            <w:ind w:left="440" w:hanging="440"/>
          </w:pPr>
        </w:pPrChange>
      </w:pPr>
      <w:r w:rsidRPr="00080C1C">
        <w:rPr>
          <w:noProof/>
        </w:rPr>
        <w:t>39.</w:t>
      </w:r>
      <w:r w:rsidRPr="00080C1C">
        <w:rPr>
          <w:noProof/>
        </w:rPr>
        <w:tab/>
        <w:t xml:space="preserve">Yan, J. </w:t>
      </w:r>
      <w:r w:rsidRPr="00080C1C">
        <w:rPr>
          <w:i/>
          <w:iCs/>
          <w:noProof/>
        </w:rPr>
        <w:t>et al.</w:t>
      </w:r>
      <w:r w:rsidRPr="00080C1C">
        <w:rPr>
          <w:noProof/>
        </w:rPr>
        <w:t xml:space="preserve"> Systems-level analysis of NalD mutation, a recurrent driver of rapid drug resistance in acute </w:t>
      </w:r>
      <w:r w:rsidRPr="00080C1C">
        <w:rPr>
          <w:i/>
          <w:iCs/>
          <w:noProof/>
        </w:rPr>
        <w:t>Pseudomonas</w:t>
      </w:r>
      <w:r w:rsidRPr="00080C1C">
        <w:rPr>
          <w:noProof/>
        </w:rPr>
        <w:t xml:space="preserve"> </w:t>
      </w:r>
      <w:r w:rsidRPr="00080C1C">
        <w:rPr>
          <w:i/>
          <w:iCs/>
          <w:noProof/>
        </w:rPr>
        <w:t>aeruginosa</w:t>
      </w:r>
      <w:r w:rsidRPr="00080C1C">
        <w:rPr>
          <w:noProof/>
        </w:rPr>
        <w:t xml:space="preserve"> infection. </w:t>
      </w:r>
      <w:r w:rsidRPr="00080C1C">
        <w:rPr>
          <w:i/>
          <w:iCs/>
          <w:noProof/>
        </w:rPr>
        <w:t>PLoS Comput. Biol.</w:t>
      </w:r>
      <w:r w:rsidRPr="00080C1C">
        <w:rPr>
          <w:noProof/>
        </w:rPr>
        <w:t xml:space="preserve"> </w:t>
      </w:r>
      <w:r w:rsidRPr="00080C1C">
        <w:rPr>
          <w:b/>
          <w:bCs/>
          <w:noProof/>
        </w:rPr>
        <w:t>15,</w:t>
      </w:r>
      <w:r w:rsidRPr="00080C1C">
        <w:rPr>
          <w:noProof/>
        </w:rPr>
        <w:t xml:space="preserve"> e1007562 (2019).</w:t>
      </w:r>
    </w:p>
    <w:p w14:paraId="19446137" w14:textId="2944AE19" w:rsidR="004C7E76" w:rsidRDefault="004C7E76" w:rsidP="00CE3384">
      <w:pPr>
        <w:widowControl w:val="0"/>
        <w:autoSpaceDE w:val="0"/>
        <w:autoSpaceDN w:val="0"/>
        <w:adjustRightInd w:val="0"/>
        <w:jc w:val="both"/>
        <w:pPrChange w:id="226" w:author="Chen Liao" w:date="2021-01-17T17:26:00Z">
          <w:pPr>
            <w:widowControl w:val="0"/>
            <w:autoSpaceDE w:val="0"/>
            <w:autoSpaceDN w:val="0"/>
            <w:adjustRightInd w:val="0"/>
          </w:pPr>
        </w:pPrChange>
      </w:pPr>
      <w:r w:rsidRPr="00BB097E">
        <w:rPr>
          <w:sz w:val="22"/>
          <w:szCs w:val="22"/>
        </w:rPr>
        <w:fldChar w:fldCharType="end"/>
      </w:r>
    </w:p>
    <w:sectPr w:rsidR="004C7E76" w:rsidSect="00DE6448">
      <w:footerReference w:type="default" r:id="rId15"/>
      <w:pgSz w:w="11906" w:h="16838"/>
      <w:pgMar w:top="1368" w:right="1786" w:bottom="1800" w:left="1786" w:header="0" w:footer="706" w:gutter="0"/>
      <w:lnNumType w:countBy="1"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F5CA7" w14:textId="77777777" w:rsidR="00472ACF" w:rsidRDefault="00472ACF">
      <w:r>
        <w:separator/>
      </w:r>
    </w:p>
  </w:endnote>
  <w:endnote w:type="continuationSeparator" w:id="0">
    <w:p w14:paraId="4914CCE8" w14:textId="77777777" w:rsidR="00472ACF" w:rsidRDefault="00472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90DEB" w14:textId="77777777" w:rsidR="004833E7" w:rsidRDefault="004833E7">
    <w:pPr>
      <w:pStyle w:val="Footer"/>
      <w:jc w:val="right"/>
    </w:pPr>
    <w:r>
      <w:fldChar w:fldCharType="begin"/>
    </w:r>
    <w:r>
      <w:instrText>PAGE</w:instrText>
    </w:r>
    <w:r>
      <w:fldChar w:fldCharType="separate"/>
    </w:r>
    <w:r>
      <w:t>14</w:t>
    </w:r>
    <w:r>
      <w:fldChar w:fldCharType="end"/>
    </w:r>
  </w:p>
  <w:p w14:paraId="3EC7A785" w14:textId="77777777" w:rsidR="004833E7" w:rsidRDefault="00483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7EE30" w14:textId="77777777" w:rsidR="00472ACF" w:rsidRDefault="00472ACF">
      <w:r>
        <w:separator/>
      </w:r>
    </w:p>
  </w:footnote>
  <w:footnote w:type="continuationSeparator" w:id="0">
    <w:p w14:paraId="63162E54" w14:textId="77777777" w:rsidR="00472ACF" w:rsidRDefault="00472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25478"/>
    <w:multiLevelType w:val="multilevel"/>
    <w:tmpl w:val="A66E59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4D5310E"/>
    <w:multiLevelType w:val="multilevel"/>
    <w:tmpl w:val="2A1E23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FC7733A"/>
    <w:multiLevelType w:val="multilevel"/>
    <w:tmpl w:val="92E4D2C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EA"/>
    <w:rsid w:val="00010CAB"/>
    <w:rsid w:val="00014E92"/>
    <w:rsid w:val="00020793"/>
    <w:rsid w:val="0002791C"/>
    <w:rsid w:val="00047A52"/>
    <w:rsid w:val="0005344D"/>
    <w:rsid w:val="00066974"/>
    <w:rsid w:val="00074002"/>
    <w:rsid w:val="00080317"/>
    <w:rsid w:val="00080C1C"/>
    <w:rsid w:val="00094508"/>
    <w:rsid w:val="000A67CB"/>
    <w:rsid w:val="000A76B2"/>
    <w:rsid w:val="000B704D"/>
    <w:rsid w:val="000B75E2"/>
    <w:rsid w:val="000C0734"/>
    <w:rsid w:val="000D70BB"/>
    <w:rsid w:val="000E0E5A"/>
    <w:rsid w:val="000E6970"/>
    <w:rsid w:val="000E6D09"/>
    <w:rsid w:val="000F6D13"/>
    <w:rsid w:val="00106FD2"/>
    <w:rsid w:val="00124595"/>
    <w:rsid w:val="001245B8"/>
    <w:rsid w:val="00141E1E"/>
    <w:rsid w:val="00146FF9"/>
    <w:rsid w:val="001628CE"/>
    <w:rsid w:val="00164B23"/>
    <w:rsid w:val="0016521C"/>
    <w:rsid w:val="001749BB"/>
    <w:rsid w:val="00174B3D"/>
    <w:rsid w:val="00183EC2"/>
    <w:rsid w:val="00184C88"/>
    <w:rsid w:val="0019482B"/>
    <w:rsid w:val="001971D3"/>
    <w:rsid w:val="001A1152"/>
    <w:rsid w:val="001A2AE3"/>
    <w:rsid w:val="001A430C"/>
    <w:rsid w:val="001A7EB9"/>
    <w:rsid w:val="001C111A"/>
    <w:rsid w:val="001C67CE"/>
    <w:rsid w:val="001D588F"/>
    <w:rsid w:val="001D7883"/>
    <w:rsid w:val="001F4872"/>
    <w:rsid w:val="00200F34"/>
    <w:rsid w:val="0020425D"/>
    <w:rsid w:val="00206444"/>
    <w:rsid w:val="00212901"/>
    <w:rsid w:val="002134BE"/>
    <w:rsid w:val="002155CA"/>
    <w:rsid w:val="00221912"/>
    <w:rsid w:val="002259D1"/>
    <w:rsid w:val="00226DC4"/>
    <w:rsid w:val="002365F8"/>
    <w:rsid w:val="002434BD"/>
    <w:rsid w:val="002436EA"/>
    <w:rsid w:val="0024652A"/>
    <w:rsid w:val="00261EBA"/>
    <w:rsid w:val="002636A6"/>
    <w:rsid w:val="00265F69"/>
    <w:rsid w:val="00266DA9"/>
    <w:rsid w:val="00267D81"/>
    <w:rsid w:val="0028789E"/>
    <w:rsid w:val="00292813"/>
    <w:rsid w:val="00292C7A"/>
    <w:rsid w:val="002A6480"/>
    <w:rsid w:val="002A7539"/>
    <w:rsid w:val="002B5E50"/>
    <w:rsid w:val="002C18FF"/>
    <w:rsid w:val="002C1900"/>
    <w:rsid w:val="002C1A56"/>
    <w:rsid w:val="002C6C12"/>
    <w:rsid w:val="002D28EF"/>
    <w:rsid w:val="002E7A95"/>
    <w:rsid w:val="002F1EA9"/>
    <w:rsid w:val="002F5A91"/>
    <w:rsid w:val="003009C4"/>
    <w:rsid w:val="0031650F"/>
    <w:rsid w:val="0031751E"/>
    <w:rsid w:val="00330968"/>
    <w:rsid w:val="00334846"/>
    <w:rsid w:val="003479E8"/>
    <w:rsid w:val="00347E37"/>
    <w:rsid w:val="003627B4"/>
    <w:rsid w:val="00362E03"/>
    <w:rsid w:val="00372DFF"/>
    <w:rsid w:val="0037433E"/>
    <w:rsid w:val="003A0B92"/>
    <w:rsid w:val="003B59BC"/>
    <w:rsid w:val="003D5833"/>
    <w:rsid w:val="003E44CC"/>
    <w:rsid w:val="003E7279"/>
    <w:rsid w:val="003F076D"/>
    <w:rsid w:val="003F55BE"/>
    <w:rsid w:val="00402460"/>
    <w:rsid w:val="00403647"/>
    <w:rsid w:val="00404622"/>
    <w:rsid w:val="00404CC3"/>
    <w:rsid w:val="0041136B"/>
    <w:rsid w:val="0041159C"/>
    <w:rsid w:val="004153BA"/>
    <w:rsid w:val="004301AF"/>
    <w:rsid w:val="00433A45"/>
    <w:rsid w:val="00433C5E"/>
    <w:rsid w:val="0043570F"/>
    <w:rsid w:val="00437827"/>
    <w:rsid w:val="00451E5C"/>
    <w:rsid w:val="00467C52"/>
    <w:rsid w:val="00471BB4"/>
    <w:rsid w:val="00472ACF"/>
    <w:rsid w:val="004746DE"/>
    <w:rsid w:val="004833E7"/>
    <w:rsid w:val="004A5ACB"/>
    <w:rsid w:val="004A6C17"/>
    <w:rsid w:val="004B42CD"/>
    <w:rsid w:val="004B42F3"/>
    <w:rsid w:val="004B5E79"/>
    <w:rsid w:val="004B7520"/>
    <w:rsid w:val="004C29D0"/>
    <w:rsid w:val="004C7E76"/>
    <w:rsid w:val="004D56C5"/>
    <w:rsid w:val="004E4319"/>
    <w:rsid w:val="0050627D"/>
    <w:rsid w:val="005064D8"/>
    <w:rsid w:val="00511D77"/>
    <w:rsid w:val="0051216B"/>
    <w:rsid w:val="0051338B"/>
    <w:rsid w:val="0051597A"/>
    <w:rsid w:val="00525588"/>
    <w:rsid w:val="005279C3"/>
    <w:rsid w:val="005328DE"/>
    <w:rsid w:val="00533C05"/>
    <w:rsid w:val="00544340"/>
    <w:rsid w:val="0055030B"/>
    <w:rsid w:val="0055139A"/>
    <w:rsid w:val="005515F9"/>
    <w:rsid w:val="0056367A"/>
    <w:rsid w:val="00566FD6"/>
    <w:rsid w:val="00567F62"/>
    <w:rsid w:val="00574327"/>
    <w:rsid w:val="00581D56"/>
    <w:rsid w:val="00582A0B"/>
    <w:rsid w:val="00591F11"/>
    <w:rsid w:val="005A52B7"/>
    <w:rsid w:val="005B2933"/>
    <w:rsid w:val="005B41C7"/>
    <w:rsid w:val="005C5668"/>
    <w:rsid w:val="005C69E2"/>
    <w:rsid w:val="005C7556"/>
    <w:rsid w:val="005C7B21"/>
    <w:rsid w:val="005E4C23"/>
    <w:rsid w:val="005E6D31"/>
    <w:rsid w:val="005F31BD"/>
    <w:rsid w:val="005F678E"/>
    <w:rsid w:val="00601D12"/>
    <w:rsid w:val="00601E9A"/>
    <w:rsid w:val="0061413B"/>
    <w:rsid w:val="006268EA"/>
    <w:rsid w:val="00630886"/>
    <w:rsid w:val="00634A36"/>
    <w:rsid w:val="0064229F"/>
    <w:rsid w:val="006436DA"/>
    <w:rsid w:val="006442DC"/>
    <w:rsid w:val="00657AF8"/>
    <w:rsid w:val="00661798"/>
    <w:rsid w:val="00664FFD"/>
    <w:rsid w:val="006656E8"/>
    <w:rsid w:val="00685EFC"/>
    <w:rsid w:val="00694373"/>
    <w:rsid w:val="006A032B"/>
    <w:rsid w:val="006A456B"/>
    <w:rsid w:val="006B531C"/>
    <w:rsid w:val="006B7E89"/>
    <w:rsid w:val="006C2163"/>
    <w:rsid w:val="006C6A15"/>
    <w:rsid w:val="006D19BF"/>
    <w:rsid w:val="006E31E9"/>
    <w:rsid w:val="006E61F7"/>
    <w:rsid w:val="006F2AB6"/>
    <w:rsid w:val="0070113A"/>
    <w:rsid w:val="007048D8"/>
    <w:rsid w:val="00720570"/>
    <w:rsid w:val="0074760F"/>
    <w:rsid w:val="00753140"/>
    <w:rsid w:val="00753DAC"/>
    <w:rsid w:val="0076399D"/>
    <w:rsid w:val="00765D15"/>
    <w:rsid w:val="0076619A"/>
    <w:rsid w:val="007709C3"/>
    <w:rsid w:val="00770F1C"/>
    <w:rsid w:val="00772E13"/>
    <w:rsid w:val="00793434"/>
    <w:rsid w:val="007976A3"/>
    <w:rsid w:val="007978DF"/>
    <w:rsid w:val="007D1692"/>
    <w:rsid w:val="007D7B61"/>
    <w:rsid w:val="007E5A74"/>
    <w:rsid w:val="007F1A79"/>
    <w:rsid w:val="007F3C42"/>
    <w:rsid w:val="007F5CF6"/>
    <w:rsid w:val="0080090F"/>
    <w:rsid w:val="00800D3A"/>
    <w:rsid w:val="008137B9"/>
    <w:rsid w:val="00814340"/>
    <w:rsid w:val="008148BA"/>
    <w:rsid w:val="00817290"/>
    <w:rsid w:val="00823330"/>
    <w:rsid w:val="008240F5"/>
    <w:rsid w:val="008242B1"/>
    <w:rsid w:val="00827D1E"/>
    <w:rsid w:val="008309C0"/>
    <w:rsid w:val="00840B92"/>
    <w:rsid w:val="00852D36"/>
    <w:rsid w:val="00863A37"/>
    <w:rsid w:val="00865B90"/>
    <w:rsid w:val="00866470"/>
    <w:rsid w:val="00866EA3"/>
    <w:rsid w:val="008817C5"/>
    <w:rsid w:val="0088742E"/>
    <w:rsid w:val="00894F37"/>
    <w:rsid w:val="008953ED"/>
    <w:rsid w:val="00897DE6"/>
    <w:rsid w:val="008A271D"/>
    <w:rsid w:val="008C46A5"/>
    <w:rsid w:val="008D15CC"/>
    <w:rsid w:val="008E0565"/>
    <w:rsid w:val="008E4470"/>
    <w:rsid w:val="008F596D"/>
    <w:rsid w:val="008F6424"/>
    <w:rsid w:val="00906898"/>
    <w:rsid w:val="00912DD0"/>
    <w:rsid w:val="00920D6E"/>
    <w:rsid w:val="00923F4D"/>
    <w:rsid w:val="009278A7"/>
    <w:rsid w:val="00937E93"/>
    <w:rsid w:val="00943603"/>
    <w:rsid w:val="00951470"/>
    <w:rsid w:val="00970195"/>
    <w:rsid w:val="00971A35"/>
    <w:rsid w:val="00973609"/>
    <w:rsid w:val="009755AA"/>
    <w:rsid w:val="00981F14"/>
    <w:rsid w:val="009826AC"/>
    <w:rsid w:val="009B57B2"/>
    <w:rsid w:val="009D493B"/>
    <w:rsid w:val="00A04FD2"/>
    <w:rsid w:val="00A139F4"/>
    <w:rsid w:val="00A210D0"/>
    <w:rsid w:val="00A219AF"/>
    <w:rsid w:val="00A23E1E"/>
    <w:rsid w:val="00A2632C"/>
    <w:rsid w:val="00A32C92"/>
    <w:rsid w:val="00A373F8"/>
    <w:rsid w:val="00A40381"/>
    <w:rsid w:val="00A45DC7"/>
    <w:rsid w:val="00A55BEB"/>
    <w:rsid w:val="00A679A4"/>
    <w:rsid w:val="00A7506A"/>
    <w:rsid w:val="00A832E0"/>
    <w:rsid w:val="00A868E1"/>
    <w:rsid w:val="00A86D43"/>
    <w:rsid w:val="00A9083D"/>
    <w:rsid w:val="00AA33BB"/>
    <w:rsid w:val="00AA3C5D"/>
    <w:rsid w:val="00AC5B40"/>
    <w:rsid w:val="00AC7990"/>
    <w:rsid w:val="00AD1B50"/>
    <w:rsid w:val="00AD46B4"/>
    <w:rsid w:val="00AD6AF5"/>
    <w:rsid w:val="00AE5925"/>
    <w:rsid w:val="00AF71FC"/>
    <w:rsid w:val="00AF79AE"/>
    <w:rsid w:val="00B01E0F"/>
    <w:rsid w:val="00B02162"/>
    <w:rsid w:val="00B0629A"/>
    <w:rsid w:val="00B103B2"/>
    <w:rsid w:val="00B146F8"/>
    <w:rsid w:val="00B22F36"/>
    <w:rsid w:val="00B3692A"/>
    <w:rsid w:val="00B437CD"/>
    <w:rsid w:val="00B4524A"/>
    <w:rsid w:val="00B45CE9"/>
    <w:rsid w:val="00B50723"/>
    <w:rsid w:val="00B55422"/>
    <w:rsid w:val="00B57E51"/>
    <w:rsid w:val="00B61EFC"/>
    <w:rsid w:val="00B841B0"/>
    <w:rsid w:val="00B96EA8"/>
    <w:rsid w:val="00BA5969"/>
    <w:rsid w:val="00BA658A"/>
    <w:rsid w:val="00BB002A"/>
    <w:rsid w:val="00BB0584"/>
    <w:rsid w:val="00BB097E"/>
    <w:rsid w:val="00BC56FD"/>
    <w:rsid w:val="00BE7D51"/>
    <w:rsid w:val="00BF6C52"/>
    <w:rsid w:val="00C00150"/>
    <w:rsid w:val="00C05879"/>
    <w:rsid w:val="00C17B06"/>
    <w:rsid w:val="00C23D2A"/>
    <w:rsid w:val="00C3414D"/>
    <w:rsid w:val="00C3434E"/>
    <w:rsid w:val="00C3610D"/>
    <w:rsid w:val="00C417E9"/>
    <w:rsid w:val="00C42404"/>
    <w:rsid w:val="00C42BCE"/>
    <w:rsid w:val="00C50AE1"/>
    <w:rsid w:val="00C611FA"/>
    <w:rsid w:val="00C63A28"/>
    <w:rsid w:val="00C83711"/>
    <w:rsid w:val="00C83BDE"/>
    <w:rsid w:val="00C8680F"/>
    <w:rsid w:val="00C90F22"/>
    <w:rsid w:val="00C9187D"/>
    <w:rsid w:val="00C9201E"/>
    <w:rsid w:val="00C934A1"/>
    <w:rsid w:val="00C97E2C"/>
    <w:rsid w:val="00CA0ECB"/>
    <w:rsid w:val="00CA6526"/>
    <w:rsid w:val="00CB0EC5"/>
    <w:rsid w:val="00CB1034"/>
    <w:rsid w:val="00CB2EB3"/>
    <w:rsid w:val="00CB4AFB"/>
    <w:rsid w:val="00CB6F3A"/>
    <w:rsid w:val="00CB7981"/>
    <w:rsid w:val="00CC00E0"/>
    <w:rsid w:val="00CC30AA"/>
    <w:rsid w:val="00CC6B18"/>
    <w:rsid w:val="00CD32F5"/>
    <w:rsid w:val="00CD6208"/>
    <w:rsid w:val="00CE3384"/>
    <w:rsid w:val="00D018ED"/>
    <w:rsid w:val="00D10AC7"/>
    <w:rsid w:val="00D17CB9"/>
    <w:rsid w:val="00D273EE"/>
    <w:rsid w:val="00D33515"/>
    <w:rsid w:val="00D40A5B"/>
    <w:rsid w:val="00D42236"/>
    <w:rsid w:val="00D51042"/>
    <w:rsid w:val="00D730A6"/>
    <w:rsid w:val="00D744E9"/>
    <w:rsid w:val="00D84A0B"/>
    <w:rsid w:val="00D85117"/>
    <w:rsid w:val="00D87E02"/>
    <w:rsid w:val="00D9799F"/>
    <w:rsid w:val="00DA4E49"/>
    <w:rsid w:val="00DA5D9F"/>
    <w:rsid w:val="00DB00B7"/>
    <w:rsid w:val="00DB2A9A"/>
    <w:rsid w:val="00DB6963"/>
    <w:rsid w:val="00DC1741"/>
    <w:rsid w:val="00DC1A68"/>
    <w:rsid w:val="00DC4E16"/>
    <w:rsid w:val="00DD239C"/>
    <w:rsid w:val="00DD32C6"/>
    <w:rsid w:val="00DD4341"/>
    <w:rsid w:val="00DD7E84"/>
    <w:rsid w:val="00DE3DF5"/>
    <w:rsid w:val="00DE6448"/>
    <w:rsid w:val="00DF05A5"/>
    <w:rsid w:val="00DF2106"/>
    <w:rsid w:val="00DF4D4E"/>
    <w:rsid w:val="00DF7A8D"/>
    <w:rsid w:val="00E051AF"/>
    <w:rsid w:val="00E17825"/>
    <w:rsid w:val="00E2150C"/>
    <w:rsid w:val="00E25E13"/>
    <w:rsid w:val="00E2773F"/>
    <w:rsid w:val="00E3244C"/>
    <w:rsid w:val="00E34492"/>
    <w:rsid w:val="00E4116D"/>
    <w:rsid w:val="00E43B65"/>
    <w:rsid w:val="00E46656"/>
    <w:rsid w:val="00E51C91"/>
    <w:rsid w:val="00E54C4F"/>
    <w:rsid w:val="00E64C0C"/>
    <w:rsid w:val="00E65B25"/>
    <w:rsid w:val="00E679F3"/>
    <w:rsid w:val="00E735FD"/>
    <w:rsid w:val="00E7451F"/>
    <w:rsid w:val="00E75D8C"/>
    <w:rsid w:val="00E838F3"/>
    <w:rsid w:val="00E83961"/>
    <w:rsid w:val="00E9708C"/>
    <w:rsid w:val="00EB19E5"/>
    <w:rsid w:val="00EC64C4"/>
    <w:rsid w:val="00ED3D23"/>
    <w:rsid w:val="00EE40F2"/>
    <w:rsid w:val="00EF1D6F"/>
    <w:rsid w:val="00F04449"/>
    <w:rsid w:val="00F05FED"/>
    <w:rsid w:val="00F0796B"/>
    <w:rsid w:val="00F15711"/>
    <w:rsid w:val="00F24782"/>
    <w:rsid w:val="00F3134A"/>
    <w:rsid w:val="00F34480"/>
    <w:rsid w:val="00F35710"/>
    <w:rsid w:val="00F441A2"/>
    <w:rsid w:val="00F64D8B"/>
    <w:rsid w:val="00F65834"/>
    <w:rsid w:val="00F72F47"/>
    <w:rsid w:val="00F7398E"/>
    <w:rsid w:val="00F73B3D"/>
    <w:rsid w:val="00F7466B"/>
    <w:rsid w:val="00F8019F"/>
    <w:rsid w:val="00F806E6"/>
    <w:rsid w:val="00F80741"/>
    <w:rsid w:val="00F82107"/>
    <w:rsid w:val="00F83F39"/>
    <w:rsid w:val="00F84D19"/>
    <w:rsid w:val="00F905CB"/>
    <w:rsid w:val="00FA6333"/>
    <w:rsid w:val="00FB49BD"/>
    <w:rsid w:val="00FC0211"/>
    <w:rsid w:val="00FC2587"/>
    <w:rsid w:val="00FD338F"/>
    <w:rsid w:val="00FD51E7"/>
    <w:rsid w:val="00FE7C55"/>
    <w:rsid w:val="00FF249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9AF1"/>
  <w15:docId w15:val="{9DB9C4CC-A363-5F4F-98F3-B09B7979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42DC"/>
    <w:rPr>
      <w:rFonts w:eastAsia="Times New Roman"/>
      <w:szCs w:val="24"/>
      <w:lang w:eastAsia="zh-CN"/>
    </w:rPr>
  </w:style>
  <w:style w:type="paragraph" w:styleId="Heading1">
    <w:name w:val="heading 1"/>
    <w:basedOn w:val="Normal"/>
    <w:next w:val="Normal"/>
    <w:qFormat/>
    <w:pPr>
      <w:keepNext/>
      <w:spacing w:before="240" w:after="60"/>
      <w:jc w:val="both"/>
      <w:outlineLvl w:val="0"/>
    </w:pPr>
    <w:rPr>
      <w:rFonts w:ascii="Arial" w:eastAsia="SimSun" w:hAnsi="Arial" w:cs="Arial"/>
      <w:b/>
      <w:bCs/>
      <w:kern w:val="2"/>
      <w:sz w:val="32"/>
      <w:szCs w:val="32"/>
      <w:lang w:val="en-GB" w:eastAsia="en-GB"/>
    </w:rPr>
  </w:style>
  <w:style w:type="paragraph" w:styleId="Heading2">
    <w:name w:val="heading 2"/>
    <w:basedOn w:val="Normal"/>
    <w:next w:val="Normal"/>
    <w:qFormat/>
    <w:pPr>
      <w:keepNext/>
      <w:spacing w:before="240" w:after="60"/>
      <w:jc w:val="both"/>
      <w:outlineLvl w:val="1"/>
    </w:pPr>
    <w:rPr>
      <w:rFonts w:ascii="Arial" w:eastAsia="SimSun" w:hAnsi="Arial" w:cs="Arial"/>
      <w:b/>
      <w:bCs/>
      <w:i/>
      <w:iCs/>
      <w:sz w:val="28"/>
      <w:szCs w:val="28"/>
      <w:lang w:val="en-GB" w:eastAsia="en-GB"/>
    </w:rPr>
  </w:style>
  <w:style w:type="paragraph" w:styleId="Heading3">
    <w:name w:val="heading 3"/>
    <w:basedOn w:val="Normal"/>
    <w:next w:val="Normal"/>
    <w:qFormat/>
    <w:pPr>
      <w:keepNext/>
      <w:spacing w:before="240" w:after="60"/>
      <w:jc w:val="both"/>
      <w:outlineLvl w:val="2"/>
    </w:pPr>
    <w:rPr>
      <w:rFonts w:ascii="Arial" w:eastAsia="SimSu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qFormat/>
    <w:rPr>
      <w:sz w:val="16"/>
      <w:szCs w:val="16"/>
    </w:rPr>
  </w:style>
  <w:style w:type="character" w:customStyle="1" w:styleId="Enfasi">
    <w:name w:val="Enfasi"/>
    <w:basedOn w:val="DefaultParagraphFont"/>
    <w:uiPriority w:val="20"/>
    <w:qFormat/>
    <w:rPr>
      <w:i/>
      <w:iCs/>
    </w:rPr>
  </w:style>
  <w:style w:type="character" w:styleId="FollowedHyperlink">
    <w:name w:val="FollowedHyperlink"/>
    <w:qFormat/>
    <w:rPr>
      <w:color w:val="800080"/>
      <w:u w:val="single"/>
    </w:rPr>
  </w:style>
  <w:style w:type="character" w:customStyle="1" w:styleId="CollegamentoInternet">
    <w:name w:val="Collegamento Internet"/>
    <w:uiPriority w:val="99"/>
    <w:rPr>
      <w:color w:val="0000FF"/>
      <w:u w:val="single"/>
    </w:rPr>
  </w:style>
  <w:style w:type="character" w:styleId="Strong">
    <w:name w:val="Strong"/>
    <w:qFormat/>
    <w:rPr>
      <w:b/>
      <w:bCs/>
    </w:rPr>
  </w:style>
  <w:style w:type="character" w:customStyle="1" w:styleId="CommentTextChar">
    <w:name w:val="Comment Text Char"/>
    <w:link w:val="CommentText"/>
    <w:qFormat/>
    <w:rPr>
      <w:lang w:val="en-GB" w:eastAsia="en-GB" w:bidi="ar-SA"/>
    </w:rPr>
  </w:style>
  <w:style w:type="character" w:customStyle="1" w:styleId="journal-title">
    <w:name w:val="journal-title"/>
    <w:qFormat/>
  </w:style>
  <w:style w:type="character" w:customStyle="1" w:styleId="CommentSubjectChar">
    <w:name w:val="Comment Subject Char"/>
    <w:link w:val="CommentSubject"/>
    <w:qFormat/>
    <w:rPr>
      <w:rFonts w:ascii="Calibri" w:hAnsi="Calibri"/>
      <w:b/>
      <w:bCs/>
      <w:lang w:val="en-GB" w:eastAsia="en-GB" w:bidi="ar-SA"/>
    </w:rPr>
  </w:style>
  <w:style w:type="character" w:customStyle="1" w:styleId="fn">
    <w:name w:val="fn"/>
    <w:basedOn w:val="DefaultParagraphFont"/>
    <w:qFormat/>
  </w:style>
  <w:style w:type="character" w:customStyle="1" w:styleId="year">
    <w:name w:val="year"/>
    <w:basedOn w:val="DefaultParagraphFont"/>
    <w:qFormat/>
  </w:style>
  <w:style w:type="character" w:customStyle="1" w:styleId="HeaderChar">
    <w:name w:val="Header Char"/>
    <w:basedOn w:val="DefaultParagraphFont"/>
    <w:link w:val="Header"/>
    <w:qFormat/>
    <w:rPr>
      <w:rFonts w:ascii="Calibri" w:hAnsi="Calibri"/>
      <w:sz w:val="22"/>
      <w:szCs w:val="22"/>
    </w:rPr>
  </w:style>
  <w:style w:type="character" w:customStyle="1" w:styleId="FooterChar">
    <w:name w:val="Footer Char"/>
    <w:basedOn w:val="DefaultParagraphFont"/>
    <w:link w:val="Footer"/>
    <w:uiPriority w:val="99"/>
    <w:qFormat/>
    <w:rPr>
      <w:rFonts w:ascii="Calibri" w:hAnsi="Calibri"/>
      <w:sz w:val="22"/>
      <w:szCs w:val="22"/>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4027AB"/>
    <w:rPr>
      <w:rFonts w:ascii="Courier New" w:eastAsia="Times New Roman" w:hAnsi="Courier New" w:cs="Courier New"/>
    </w:rPr>
  </w:style>
  <w:style w:type="character" w:customStyle="1" w:styleId="c-messageeditedlabel">
    <w:name w:val="c-message__edited_label"/>
    <w:basedOn w:val="DefaultParagraphFont"/>
    <w:qFormat/>
    <w:rsid w:val="00F04984"/>
  </w:style>
  <w:style w:type="character" w:customStyle="1" w:styleId="ListLabel1">
    <w:name w:val="ListLabel 1"/>
    <w:qFormat/>
    <w:rPr>
      <w:rFonts w:ascii="Times New Roman" w:hAnsi="Times New Roman" w:cs="Courier New"/>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Titolo">
    <w:name w:val="Tito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ice">
    <w:name w:val="Indice"/>
    <w:basedOn w:val="Normal"/>
    <w:qFormat/>
    <w:pPr>
      <w:suppressLineNumbers/>
    </w:pPr>
    <w:rPr>
      <w:rFonts w:cs="Lohit Devanagari"/>
    </w:rPr>
  </w:style>
  <w:style w:type="paragraph" w:styleId="BalloonText">
    <w:name w:val="Balloon Text"/>
    <w:basedOn w:val="Normal"/>
    <w:semiHidden/>
    <w:qFormat/>
    <w:pPr>
      <w:jc w:val="both"/>
    </w:pPr>
    <w:rPr>
      <w:rFonts w:ascii="Tahoma" w:eastAsia="SimSun" w:hAnsi="Tahoma" w:cs="Tahoma"/>
      <w:sz w:val="16"/>
      <w:szCs w:val="16"/>
      <w:lang w:val="en-GB" w:eastAsia="en-GB"/>
    </w:rPr>
  </w:style>
  <w:style w:type="paragraph" w:styleId="CommentText">
    <w:name w:val="annotation text"/>
    <w:basedOn w:val="Normal"/>
    <w:link w:val="CommentTextChar"/>
    <w:qFormat/>
    <w:pPr>
      <w:jc w:val="both"/>
    </w:pPr>
    <w:rPr>
      <w:rFonts w:ascii="Calibri" w:eastAsia="SimSun" w:hAnsi="Calibri"/>
      <w:szCs w:val="20"/>
      <w:lang w:val="en-GB" w:eastAsia="en-GB"/>
    </w:rPr>
  </w:style>
  <w:style w:type="paragraph" w:styleId="CommentSubject">
    <w:name w:val="annotation subject"/>
    <w:basedOn w:val="CommentText"/>
    <w:link w:val="CommentSubjectChar"/>
    <w:qFormat/>
    <w:rPr>
      <w:b/>
      <w:bCs/>
    </w:rPr>
  </w:style>
  <w:style w:type="paragraph" w:styleId="Footer">
    <w:name w:val="footer"/>
    <w:basedOn w:val="Normal"/>
    <w:link w:val="FooterChar"/>
    <w:uiPriority w:val="99"/>
    <w:pPr>
      <w:tabs>
        <w:tab w:val="center" w:pos="4513"/>
        <w:tab w:val="right" w:pos="9026"/>
      </w:tabs>
      <w:jc w:val="both"/>
    </w:pPr>
    <w:rPr>
      <w:rFonts w:ascii="Calibri" w:eastAsia="SimSun" w:hAnsi="Calibri"/>
      <w:sz w:val="22"/>
      <w:szCs w:val="22"/>
      <w:lang w:val="en-GB" w:eastAsia="en-GB"/>
    </w:rPr>
  </w:style>
  <w:style w:type="paragraph" w:styleId="Header">
    <w:name w:val="header"/>
    <w:basedOn w:val="Normal"/>
    <w:link w:val="HeaderChar"/>
    <w:pPr>
      <w:tabs>
        <w:tab w:val="center" w:pos="4513"/>
        <w:tab w:val="right" w:pos="9026"/>
      </w:tabs>
      <w:jc w:val="both"/>
    </w:pPr>
    <w:rPr>
      <w:rFonts w:ascii="Calibri" w:eastAsia="SimSun" w:hAnsi="Calibri"/>
      <w:sz w:val="22"/>
      <w:szCs w:val="22"/>
      <w:lang w:val="en-GB" w:eastAsia="en-GB"/>
    </w:rPr>
  </w:style>
  <w:style w:type="paragraph" w:styleId="NormalWeb">
    <w:name w:val="Normal (Web)"/>
    <w:basedOn w:val="Normal"/>
    <w:uiPriority w:val="99"/>
    <w:qFormat/>
    <w:pPr>
      <w:spacing w:beforeAutospacing="1" w:afterAutospacing="1"/>
      <w:jc w:val="both"/>
    </w:pPr>
    <w:rPr>
      <w:rFonts w:ascii="Calibri" w:eastAsia="SimSun" w:hAnsi="Calibri"/>
      <w:sz w:val="22"/>
      <w:szCs w:val="22"/>
      <w:lang w:val="en-GB" w:eastAsia="en-GB"/>
    </w:rPr>
  </w:style>
  <w:style w:type="paragraph" w:customStyle="1" w:styleId="ColorfulList-Accent11">
    <w:name w:val="Colorful List - Accent 11"/>
    <w:basedOn w:val="Normal"/>
    <w:uiPriority w:val="34"/>
    <w:qFormat/>
    <w:pPr>
      <w:ind w:left="720"/>
      <w:contextualSpacing/>
      <w:jc w:val="both"/>
    </w:pPr>
    <w:rPr>
      <w:rFonts w:ascii="Calibri" w:eastAsia="SimSun" w:hAnsi="Calibri"/>
      <w:sz w:val="22"/>
      <w:szCs w:val="22"/>
      <w:lang w:val="en-GB" w:eastAsia="en-GB"/>
    </w:rPr>
  </w:style>
  <w:style w:type="paragraph" w:styleId="ListParagraph">
    <w:name w:val="List Paragraph"/>
    <w:basedOn w:val="Normal"/>
    <w:uiPriority w:val="34"/>
    <w:qFormat/>
    <w:pPr>
      <w:ind w:left="720"/>
      <w:contextualSpacing/>
      <w:jc w:val="both"/>
    </w:pPr>
    <w:rPr>
      <w:rFonts w:ascii="Calibri" w:eastAsia="SimSun" w:hAnsi="Calibri"/>
      <w:sz w:val="22"/>
      <w:szCs w:val="22"/>
      <w:lang w:val="en-GB" w:eastAsia="en-GB"/>
    </w:rPr>
  </w:style>
  <w:style w:type="paragraph" w:customStyle="1" w:styleId="Normal1">
    <w:name w:val="Normal1"/>
    <w:qFormat/>
    <w:rsid w:val="00FA0F70"/>
    <w:pPr>
      <w:spacing w:line="276" w:lineRule="auto"/>
    </w:pPr>
    <w:rPr>
      <w:rFonts w:ascii="Arial" w:hAnsi="Arial" w:cs="Arial"/>
      <w:sz w:val="22"/>
      <w:szCs w:val="22"/>
      <w:lang w:val="en"/>
    </w:rPr>
  </w:style>
  <w:style w:type="paragraph" w:styleId="Revision">
    <w:name w:val="Revision"/>
    <w:uiPriority w:val="99"/>
    <w:semiHidden/>
    <w:qFormat/>
    <w:rsid w:val="005F2C2A"/>
    <w:rPr>
      <w:rFonts w:eastAsia="Times New Roman"/>
      <w:sz w:val="24"/>
      <w:szCs w:val="24"/>
    </w:rPr>
  </w:style>
  <w:style w:type="paragraph" w:styleId="HTMLPreformatted">
    <w:name w:val="HTML Preformatted"/>
    <w:basedOn w:val="Normal"/>
    <w:link w:val="HTMLPreformattedChar"/>
    <w:uiPriority w:val="99"/>
    <w:semiHidden/>
    <w:unhideWhenUsed/>
    <w:qFormat/>
    <w:rsid w:val="00402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2C1900"/>
    <w:rPr>
      <w:color w:val="0000FF" w:themeColor="hyperlink"/>
      <w:u w:val="single"/>
    </w:rPr>
  </w:style>
  <w:style w:type="character" w:styleId="UnresolvedMention">
    <w:name w:val="Unresolved Mention"/>
    <w:basedOn w:val="DefaultParagraphFont"/>
    <w:uiPriority w:val="99"/>
    <w:semiHidden/>
    <w:unhideWhenUsed/>
    <w:rsid w:val="002C1900"/>
    <w:rPr>
      <w:color w:val="605E5C"/>
      <w:shd w:val="clear" w:color="auto" w:fill="E1DFDD"/>
    </w:rPr>
  </w:style>
  <w:style w:type="character" w:styleId="LineNumber">
    <w:name w:val="line number"/>
    <w:basedOn w:val="DefaultParagraphFont"/>
    <w:semiHidden/>
    <w:unhideWhenUsed/>
    <w:rsid w:val="0064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7545">
      <w:bodyDiv w:val="1"/>
      <w:marLeft w:val="0"/>
      <w:marRight w:val="0"/>
      <w:marTop w:val="0"/>
      <w:marBottom w:val="0"/>
      <w:divBdr>
        <w:top w:val="none" w:sz="0" w:space="0" w:color="auto"/>
        <w:left w:val="none" w:sz="0" w:space="0" w:color="auto"/>
        <w:bottom w:val="none" w:sz="0" w:space="0" w:color="auto"/>
        <w:right w:val="none" w:sz="0" w:space="0" w:color="auto"/>
      </w:divBdr>
    </w:div>
    <w:div w:id="115685544">
      <w:bodyDiv w:val="1"/>
      <w:marLeft w:val="0"/>
      <w:marRight w:val="0"/>
      <w:marTop w:val="0"/>
      <w:marBottom w:val="0"/>
      <w:divBdr>
        <w:top w:val="none" w:sz="0" w:space="0" w:color="auto"/>
        <w:left w:val="none" w:sz="0" w:space="0" w:color="auto"/>
        <w:bottom w:val="none" w:sz="0" w:space="0" w:color="auto"/>
        <w:right w:val="none" w:sz="0" w:space="0" w:color="auto"/>
      </w:divBdr>
    </w:div>
    <w:div w:id="550456331">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709960734">
      <w:bodyDiv w:val="1"/>
      <w:marLeft w:val="0"/>
      <w:marRight w:val="0"/>
      <w:marTop w:val="0"/>
      <w:marBottom w:val="0"/>
      <w:divBdr>
        <w:top w:val="none" w:sz="0" w:space="0" w:color="auto"/>
        <w:left w:val="none" w:sz="0" w:space="0" w:color="auto"/>
        <w:bottom w:val="none" w:sz="0" w:space="0" w:color="auto"/>
        <w:right w:val="none" w:sz="0" w:space="0" w:color="auto"/>
      </w:divBdr>
    </w:div>
    <w:div w:id="1000236521">
      <w:bodyDiv w:val="1"/>
      <w:marLeft w:val="0"/>
      <w:marRight w:val="0"/>
      <w:marTop w:val="0"/>
      <w:marBottom w:val="0"/>
      <w:divBdr>
        <w:top w:val="none" w:sz="0" w:space="0" w:color="auto"/>
        <w:left w:val="none" w:sz="0" w:space="0" w:color="auto"/>
        <w:bottom w:val="none" w:sz="0" w:space="0" w:color="auto"/>
        <w:right w:val="none" w:sz="0" w:space="0" w:color="auto"/>
      </w:divBdr>
    </w:div>
    <w:div w:id="1158377207">
      <w:bodyDiv w:val="1"/>
      <w:marLeft w:val="0"/>
      <w:marRight w:val="0"/>
      <w:marTop w:val="0"/>
      <w:marBottom w:val="0"/>
      <w:divBdr>
        <w:top w:val="none" w:sz="0" w:space="0" w:color="auto"/>
        <w:left w:val="none" w:sz="0" w:space="0" w:color="auto"/>
        <w:bottom w:val="none" w:sz="0" w:space="0" w:color="auto"/>
        <w:right w:val="none" w:sz="0" w:space="0" w:color="auto"/>
      </w:divBdr>
    </w:div>
    <w:div w:id="1206676155">
      <w:bodyDiv w:val="1"/>
      <w:marLeft w:val="0"/>
      <w:marRight w:val="0"/>
      <w:marTop w:val="0"/>
      <w:marBottom w:val="0"/>
      <w:divBdr>
        <w:top w:val="none" w:sz="0" w:space="0" w:color="auto"/>
        <w:left w:val="none" w:sz="0" w:space="0" w:color="auto"/>
        <w:bottom w:val="none" w:sz="0" w:space="0" w:color="auto"/>
        <w:right w:val="none" w:sz="0" w:space="0" w:color="auto"/>
      </w:divBdr>
    </w:div>
    <w:div w:id="1292515942">
      <w:bodyDiv w:val="1"/>
      <w:marLeft w:val="0"/>
      <w:marRight w:val="0"/>
      <w:marTop w:val="0"/>
      <w:marBottom w:val="0"/>
      <w:divBdr>
        <w:top w:val="none" w:sz="0" w:space="0" w:color="auto"/>
        <w:left w:val="none" w:sz="0" w:space="0" w:color="auto"/>
        <w:bottom w:val="none" w:sz="0" w:space="0" w:color="auto"/>
        <w:right w:val="none" w:sz="0" w:space="0" w:color="auto"/>
      </w:divBdr>
    </w:div>
    <w:div w:id="1354762728">
      <w:bodyDiv w:val="1"/>
      <w:marLeft w:val="0"/>
      <w:marRight w:val="0"/>
      <w:marTop w:val="0"/>
      <w:marBottom w:val="0"/>
      <w:divBdr>
        <w:top w:val="none" w:sz="0" w:space="0" w:color="auto"/>
        <w:left w:val="none" w:sz="0" w:space="0" w:color="auto"/>
        <w:bottom w:val="none" w:sz="0" w:space="0" w:color="auto"/>
        <w:right w:val="none" w:sz="0" w:space="0" w:color="auto"/>
      </w:divBdr>
    </w:div>
    <w:div w:id="1635714287">
      <w:bodyDiv w:val="1"/>
      <w:marLeft w:val="0"/>
      <w:marRight w:val="0"/>
      <w:marTop w:val="0"/>
      <w:marBottom w:val="0"/>
      <w:divBdr>
        <w:top w:val="none" w:sz="0" w:space="0" w:color="auto"/>
        <w:left w:val="none" w:sz="0" w:space="0" w:color="auto"/>
        <w:bottom w:val="none" w:sz="0" w:space="0" w:color="auto"/>
        <w:right w:val="none" w:sz="0" w:space="0" w:color="auto"/>
      </w:divBdr>
    </w:div>
    <w:div w:id="1913811599">
      <w:bodyDiv w:val="1"/>
      <w:marLeft w:val="0"/>
      <w:marRight w:val="0"/>
      <w:marTop w:val="0"/>
      <w:marBottom w:val="0"/>
      <w:divBdr>
        <w:top w:val="none" w:sz="0" w:space="0" w:color="auto"/>
        <w:left w:val="none" w:sz="0" w:space="0" w:color="auto"/>
        <w:bottom w:val="none" w:sz="0" w:space="0" w:color="auto"/>
        <w:right w:val="none" w:sz="0" w:space="0" w:color="auto"/>
      </w:divBdr>
    </w:div>
    <w:div w:id="2059549813">
      <w:bodyDiv w:val="1"/>
      <w:marLeft w:val="0"/>
      <w:marRight w:val="0"/>
      <w:marTop w:val="0"/>
      <w:marBottom w:val="0"/>
      <w:divBdr>
        <w:top w:val="none" w:sz="0" w:space="0" w:color="auto"/>
        <w:left w:val="none" w:sz="0" w:space="0" w:color="auto"/>
        <w:bottom w:val="none" w:sz="0" w:space="0" w:color="auto"/>
        <w:right w:val="none" w:sz="0" w:space="0" w:color="auto"/>
      </w:divBdr>
    </w:div>
    <w:div w:id="2090419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15</Pages>
  <Words>41801</Words>
  <Characters>238272</Characters>
  <Application>Microsoft Office Word</Application>
  <DocSecurity>0</DocSecurity>
  <Lines>1985</Lines>
  <Paragraphs>559</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279514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subject/>
  <dc:creator>andrew.hufton</dc:creator>
  <dc:description/>
  <cp:lastModifiedBy>Chen Liao</cp:lastModifiedBy>
  <cp:revision>96</cp:revision>
  <cp:lastPrinted>2020-10-02T14:41:00Z</cp:lastPrinted>
  <dcterms:created xsi:type="dcterms:W3CDTF">2020-10-09T18:19:00Z</dcterms:created>
  <dcterms:modified xsi:type="dcterms:W3CDTF">2021-01-17T22:29:00Z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Macmillan Publishing</vt:lpwstr>
  </property>
  <property fmtid="{D5CDD505-2E9C-101B-9397-08002B2CF9AE}" pid="4" name="DocSecurity">
    <vt:i4>0</vt:i4>
  </property>
  <property fmtid="{D5CDD505-2E9C-101B-9397-08002B2CF9AE}" pid="5" name="HyperlinksChanged">
    <vt:bool>false</vt:bool>
  </property>
  <property fmtid="{D5CDD505-2E9C-101B-9397-08002B2CF9AE}" pid="6" name="InsertAsFootnote">
    <vt:lpwstr>0</vt:lpwstr>
  </property>
  <property fmtid="{D5CDD505-2E9C-101B-9397-08002B2CF9AE}" pid="7" name="KSOProductBuildVer">
    <vt:lpwstr>1033-10.1.0.6757</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StyleId">
    <vt:lpwstr>http://www.zotero.org/styles/nature</vt:lpwstr>
  </property>
  <property fmtid="{D5CDD505-2E9C-101B-9397-08002B2CF9AE}" pid="12" name="AutoFormat">
    <vt:lpwstr>False</vt:lpwstr>
  </property>
</Properties>
</file>